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577CC" w14:textId="77777777" w:rsidR="00843843" w:rsidRDefault="00843843">
      <w:pPr>
        <w:rPr>
          <w:lang w:val="pt-BR"/>
        </w:rPr>
      </w:pPr>
    </w:p>
    <w:tbl>
      <w:tblPr>
        <w:tblW w:w="9262" w:type="dxa"/>
        <w:tblInd w:w="8" w:type="dxa"/>
        <w:tblLayout w:type="fixed"/>
        <w:tblCellMar>
          <w:left w:w="0" w:type="dxa"/>
          <w:right w:w="0" w:type="dxa"/>
        </w:tblCellMar>
        <w:tblLook w:val="0000" w:firstRow="0" w:lastRow="0" w:firstColumn="0" w:lastColumn="0" w:noHBand="0" w:noVBand="0"/>
      </w:tblPr>
      <w:tblGrid>
        <w:gridCol w:w="6"/>
        <w:gridCol w:w="5304"/>
        <w:gridCol w:w="3906"/>
        <w:gridCol w:w="46"/>
      </w:tblGrid>
      <w:tr w:rsidR="00843843" w14:paraId="4AB5B872" w14:textId="77777777">
        <w:trPr>
          <w:gridAfter w:val="1"/>
          <w:wAfter w:w="46" w:type="dxa"/>
        </w:trPr>
        <w:tc>
          <w:tcPr>
            <w:tcW w:w="5310" w:type="dxa"/>
            <w:gridSpan w:val="2"/>
          </w:tcPr>
          <w:p w14:paraId="7741A885" w14:textId="77777777" w:rsidR="00843843" w:rsidRDefault="00843843">
            <w:pPr>
              <w:jc w:val="center"/>
              <w:rPr>
                <w:b/>
                <w:sz w:val="28"/>
              </w:rPr>
            </w:pPr>
            <w:bookmarkStart w:id="0" w:name="mcm"/>
            <w:bookmarkStart w:id="1" w:name="confid" w:colFirst="0" w:colLast="0"/>
            <w:bookmarkEnd w:id="0"/>
          </w:p>
        </w:tc>
        <w:tc>
          <w:tcPr>
            <w:tcW w:w="3906" w:type="dxa"/>
          </w:tcPr>
          <w:p w14:paraId="2CEAE73C" w14:textId="77777777" w:rsidR="00843843" w:rsidRDefault="00003613">
            <w:pPr>
              <w:jc w:val="right"/>
              <w:rPr>
                <w:b/>
                <w:sz w:val="28"/>
              </w:rPr>
            </w:pPr>
            <w:r>
              <w:rPr>
                <w:b/>
                <w:sz w:val="28"/>
              </w:rPr>
              <w:t xml:space="preserve">                     </w:t>
            </w:r>
            <w:r>
              <w:rPr>
                <w:b/>
                <w:color w:val="FF0000"/>
                <w:sz w:val="28"/>
              </w:rPr>
              <w:t xml:space="preserve">   </w:t>
            </w:r>
            <w:r>
              <w:rPr>
                <w:b/>
                <w:sz w:val="28"/>
              </w:rPr>
              <w:t>Confidential</w:t>
            </w:r>
          </w:p>
        </w:tc>
      </w:tr>
      <w:tr w:rsidR="00843843" w14:paraId="1B97C536" w14:textId="77777777">
        <w:trPr>
          <w:gridAfter w:val="1"/>
          <w:wAfter w:w="46" w:type="dxa"/>
        </w:trPr>
        <w:tc>
          <w:tcPr>
            <w:tcW w:w="5310" w:type="dxa"/>
            <w:gridSpan w:val="2"/>
          </w:tcPr>
          <w:p w14:paraId="3871CA7A" w14:textId="77777777" w:rsidR="00843843" w:rsidRDefault="00843843">
            <w:pPr>
              <w:jc w:val="right"/>
              <w:rPr>
                <w:b/>
                <w:sz w:val="28"/>
              </w:rPr>
            </w:pPr>
          </w:p>
        </w:tc>
        <w:tc>
          <w:tcPr>
            <w:tcW w:w="3906" w:type="dxa"/>
          </w:tcPr>
          <w:p w14:paraId="007174BA" w14:textId="77777777" w:rsidR="00843843" w:rsidRDefault="00843843">
            <w:pPr>
              <w:jc w:val="right"/>
              <w:rPr>
                <w:b/>
                <w:sz w:val="28"/>
              </w:rPr>
            </w:pPr>
          </w:p>
        </w:tc>
      </w:tr>
      <w:tr w:rsidR="00843843" w14:paraId="3A075A22" w14:textId="77777777">
        <w:trPr>
          <w:gridAfter w:val="1"/>
          <w:wAfter w:w="46" w:type="dxa"/>
        </w:trPr>
        <w:tc>
          <w:tcPr>
            <w:tcW w:w="9216" w:type="dxa"/>
            <w:gridSpan w:val="3"/>
          </w:tcPr>
          <w:p w14:paraId="28756097" w14:textId="77777777" w:rsidR="00843843" w:rsidRDefault="00843843">
            <w:pPr>
              <w:jc w:val="center"/>
              <w:rPr>
                <w:b/>
                <w:sz w:val="30"/>
              </w:rPr>
            </w:pPr>
            <w:bookmarkStart w:id="2" w:name="bkimf"/>
            <w:bookmarkEnd w:id="1"/>
            <w:bookmarkEnd w:id="2"/>
          </w:p>
        </w:tc>
      </w:tr>
      <w:tr w:rsidR="00843843" w14:paraId="3D4E127D" w14:textId="77777777">
        <w:trPr>
          <w:gridAfter w:val="1"/>
          <w:wAfter w:w="46" w:type="dxa"/>
        </w:trPr>
        <w:tc>
          <w:tcPr>
            <w:tcW w:w="9216" w:type="dxa"/>
            <w:gridSpan w:val="3"/>
          </w:tcPr>
          <w:p w14:paraId="4719A14E" w14:textId="77777777" w:rsidR="00843843" w:rsidRDefault="00003613">
            <w:pPr>
              <w:jc w:val="center"/>
              <w:rPr>
                <w:b/>
                <w:sz w:val="30"/>
              </w:rPr>
            </w:pPr>
            <w:r>
              <w:rPr>
                <w:b/>
                <w:sz w:val="30"/>
                <w:szCs w:val="20"/>
              </w:rPr>
              <w:t>THE WORLD BANK GROUP</w:t>
            </w:r>
          </w:p>
        </w:tc>
      </w:tr>
      <w:tr w:rsidR="00843843" w14:paraId="5A7FDDB2" w14:textId="77777777">
        <w:trPr>
          <w:gridAfter w:val="1"/>
          <w:wAfter w:w="46" w:type="dxa"/>
        </w:trPr>
        <w:tc>
          <w:tcPr>
            <w:tcW w:w="9216" w:type="dxa"/>
            <w:gridSpan w:val="3"/>
          </w:tcPr>
          <w:p w14:paraId="7728277D" w14:textId="77777777" w:rsidR="00843843" w:rsidRDefault="00843843">
            <w:pPr>
              <w:jc w:val="center"/>
              <w:rPr>
                <w:b/>
                <w:sz w:val="30"/>
              </w:rPr>
            </w:pPr>
          </w:p>
        </w:tc>
      </w:tr>
      <w:tr w:rsidR="00843843" w14:paraId="2EEA4E28" w14:textId="77777777">
        <w:trPr>
          <w:gridAfter w:val="1"/>
          <w:wAfter w:w="46" w:type="dxa"/>
        </w:trPr>
        <w:tc>
          <w:tcPr>
            <w:tcW w:w="9216" w:type="dxa"/>
            <w:gridSpan w:val="3"/>
          </w:tcPr>
          <w:p w14:paraId="7668D618" w14:textId="77777777" w:rsidR="00843843" w:rsidRDefault="00843843">
            <w:pPr>
              <w:jc w:val="center"/>
              <w:rPr>
                <w:sz w:val="28"/>
              </w:rPr>
            </w:pPr>
          </w:p>
        </w:tc>
      </w:tr>
      <w:tr w:rsidR="00843843" w14:paraId="63D97A6A" w14:textId="77777777">
        <w:trPr>
          <w:gridBefore w:val="1"/>
          <w:wBefore w:w="6" w:type="dxa"/>
        </w:trPr>
        <w:tc>
          <w:tcPr>
            <w:tcW w:w="9256" w:type="dxa"/>
            <w:gridSpan w:val="3"/>
          </w:tcPr>
          <w:p w14:paraId="6DC51CAF" w14:textId="77777777" w:rsidR="00843843" w:rsidRDefault="00843843">
            <w:pPr>
              <w:rPr>
                <w:bCs/>
                <w:sz w:val="28"/>
                <w:szCs w:val="20"/>
              </w:rPr>
            </w:pPr>
          </w:p>
          <w:p w14:paraId="3DEA62B4" w14:textId="77777777" w:rsidR="00843843" w:rsidRDefault="00843843">
            <w:pPr>
              <w:jc w:val="center"/>
              <w:rPr>
                <w:bCs/>
                <w:sz w:val="28"/>
                <w:szCs w:val="20"/>
              </w:rPr>
            </w:pPr>
          </w:p>
        </w:tc>
      </w:tr>
      <w:tr w:rsidR="00843843" w14:paraId="379DABF5" w14:textId="77777777">
        <w:trPr>
          <w:gridAfter w:val="1"/>
          <w:wAfter w:w="46" w:type="dxa"/>
          <w:trHeight w:val="440"/>
        </w:trPr>
        <w:tc>
          <w:tcPr>
            <w:tcW w:w="9216" w:type="dxa"/>
            <w:gridSpan w:val="3"/>
            <w:tcBorders>
              <w:bottom w:val="nil"/>
            </w:tcBorders>
          </w:tcPr>
          <w:p w14:paraId="293A2B59" w14:textId="77777777" w:rsidR="00843843" w:rsidRDefault="00003613">
            <w:pPr>
              <w:jc w:val="center"/>
              <w:rPr>
                <w:b/>
                <w:sz w:val="40"/>
              </w:rPr>
            </w:pPr>
            <w:r>
              <w:rPr>
                <w:noProof/>
                <w:lang w:eastAsia="en-US"/>
              </w:rPr>
              <w:drawing>
                <wp:inline distT="0" distB="0" distL="0" distR="0" wp14:anchorId="0CB8066F" wp14:editId="0ADB86A7">
                  <wp:extent cx="1612900" cy="1626870"/>
                  <wp:effectExtent l="0" t="0" r="6350" b="0"/>
                  <wp:docPr id="25" name="Picture 25" descr="C:\Users\wb88269\WinRAR-HOLD\Rar$DI31.984\WBG_Globe-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11">
                            <a:extLst>
                              <a:ext uri="{28A0092B-C50C-407E-A947-70E740481C1C}">
                                <a14:useLocalDpi xmlns:a14="http://schemas.microsoft.com/office/drawing/2010/main" val="0"/>
                              </a:ext>
                            </a:extLst>
                          </a:blip>
                          <a:stretch>
                            <a:fillRect/>
                          </a:stretch>
                        </pic:blipFill>
                        <pic:spPr>
                          <a:xfrm>
                            <a:off x="0" y="0"/>
                            <a:ext cx="1612900" cy="1626870"/>
                          </a:xfrm>
                          <a:prstGeom prst="rect">
                            <a:avLst/>
                          </a:prstGeom>
                        </pic:spPr>
                      </pic:pic>
                    </a:graphicData>
                  </a:graphic>
                </wp:inline>
              </w:drawing>
            </w:r>
          </w:p>
        </w:tc>
      </w:tr>
      <w:tr w:rsidR="00843843" w14:paraId="7B3D49CE" w14:textId="77777777">
        <w:trPr>
          <w:gridAfter w:val="1"/>
          <w:wAfter w:w="46" w:type="dxa"/>
          <w:trHeight w:val="440"/>
        </w:trPr>
        <w:tc>
          <w:tcPr>
            <w:tcW w:w="9216" w:type="dxa"/>
            <w:gridSpan w:val="3"/>
            <w:tcBorders>
              <w:bottom w:val="nil"/>
            </w:tcBorders>
          </w:tcPr>
          <w:p w14:paraId="36DA9971" w14:textId="77777777" w:rsidR="00843843" w:rsidRDefault="00843843"/>
        </w:tc>
      </w:tr>
      <w:tr w:rsidR="00843843" w14:paraId="4EC7FA87" w14:textId="77777777">
        <w:trPr>
          <w:gridAfter w:val="1"/>
          <w:wAfter w:w="46" w:type="dxa"/>
          <w:trHeight w:val="880"/>
        </w:trPr>
        <w:tc>
          <w:tcPr>
            <w:tcW w:w="9216" w:type="dxa"/>
            <w:gridSpan w:val="3"/>
            <w:tcBorders>
              <w:bottom w:val="nil"/>
            </w:tcBorders>
          </w:tcPr>
          <w:p w14:paraId="79456828" w14:textId="77777777" w:rsidR="00843843" w:rsidRDefault="00843843">
            <w:pPr>
              <w:jc w:val="center"/>
              <w:rPr>
                <w:b/>
                <w:caps/>
                <w:sz w:val="30"/>
              </w:rPr>
            </w:pPr>
          </w:p>
          <w:p w14:paraId="76B9BE57" w14:textId="77777777" w:rsidR="00843843" w:rsidRDefault="00003613">
            <w:pPr>
              <w:jc w:val="center"/>
              <w:rPr>
                <w:b/>
                <w:caps/>
                <w:sz w:val="30"/>
              </w:rPr>
            </w:pPr>
            <w:r>
              <w:rPr>
                <w:b/>
                <w:caps/>
                <w:sz w:val="30"/>
              </w:rPr>
              <w:t>South Africa</w:t>
            </w:r>
          </w:p>
        </w:tc>
      </w:tr>
      <w:tr w:rsidR="00843843" w14:paraId="2DA9B2F3" w14:textId="77777777">
        <w:trPr>
          <w:gridAfter w:val="1"/>
          <w:wAfter w:w="46" w:type="dxa"/>
          <w:trHeight w:val="440"/>
        </w:trPr>
        <w:tc>
          <w:tcPr>
            <w:tcW w:w="9216" w:type="dxa"/>
            <w:gridSpan w:val="3"/>
            <w:tcBorders>
              <w:bottom w:val="nil"/>
            </w:tcBorders>
          </w:tcPr>
          <w:p w14:paraId="68E2EEAC" w14:textId="77777777" w:rsidR="00843843" w:rsidRDefault="00843843">
            <w:pPr>
              <w:jc w:val="center"/>
              <w:rPr>
                <w:b/>
              </w:rPr>
            </w:pPr>
          </w:p>
          <w:p w14:paraId="64EB3052" w14:textId="77777777" w:rsidR="00843843" w:rsidRDefault="00843843">
            <w:pPr>
              <w:jc w:val="center"/>
              <w:rPr>
                <w:b/>
              </w:rPr>
            </w:pPr>
          </w:p>
        </w:tc>
      </w:tr>
      <w:tr w:rsidR="00843843" w14:paraId="16805279" w14:textId="77777777">
        <w:trPr>
          <w:gridAfter w:val="1"/>
          <w:wAfter w:w="46" w:type="dxa"/>
          <w:trHeight w:val="440"/>
        </w:trPr>
        <w:tc>
          <w:tcPr>
            <w:tcW w:w="9216" w:type="dxa"/>
            <w:gridSpan w:val="3"/>
            <w:tcBorders>
              <w:bottom w:val="nil"/>
            </w:tcBorders>
          </w:tcPr>
          <w:p w14:paraId="6242E31A" w14:textId="77777777" w:rsidR="00843843" w:rsidRDefault="00003613">
            <w:pPr>
              <w:jc w:val="center"/>
              <w:rPr>
                <w:b/>
                <w:smallCaps/>
                <w:sz w:val="28"/>
              </w:rPr>
            </w:pPr>
            <w:r>
              <w:rPr>
                <w:b/>
                <w:smallCaps/>
                <w:sz w:val="28"/>
              </w:rPr>
              <w:t>Aide memoire</w:t>
            </w:r>
          </w:p>
          <w:p w14:paraId="3B0F3995" w14:textId="77777777" w:rsidR="00843843" w:rsidRDefault="00003613">
            <w:pPr>
              <w:jc w:val="center"/>
              <w:rPr>
                <w:b/>
                <w:smallCaps/>
                <w:sz w:val="28"/>
              </w:rPr>
            </w:pPr>
            <w:r>
              <w:rPr>
                <w:b/>
                <w:smallCaps/>
                <w:sz w:val="28"/>
              </w:rPr>
              <w:t>Government Debt and Risk Management Program (GDRM)</w:t>
            </w:r>
          </w:p>
          <w:p w14:paraId="5220DA80" w14:textId="77777777" w:rsidR="00843843" w:rsidRDefault="00843843">
            <w:pPr>
              <w:rPr>
                <w:b/>
                <w:smallCaps/>
                <w:sz w:val="28"/>
              </w:rPr>
            </w:pPr>
          </w:p>
          <w:p w14:paraId="516B4461" w14:textId="77777777" w:rsidR="00843843" w:rsidRDefault="00843843">
            <w:pPr>
              <w:jc w:val="center"/>
              <w:rPr>
                <w:b/>
                <w:smallCaps/>
                <w:sz w:val="28"/>
              </w:rPr>
            </w:pPr>
          </w:p>
          <w:p w14:paraId="1B2B1BF3" w14:textId="14FA9186" w:rsidR="00843843" w:rsidRDefault="00003613">
            <w:pPr>
              <w:jc w:val="center"/>
              <w:rPr>
                <w:b/>
                <w:smallCaps/>
                <w:sz w:val="28"/>
              </w:rPr>
            </w:pPr>
            <w:r>
              <w:rPr>
                <w:b/>
                <w:smallCaps/>
                <w:sz w:val="28"/>
              </w:rPr>
              <w:t xml:space="preserve">National Treasury, </w:t>
            </w:r>
            <w:r w:rsidR="009C71D6">
              <w:rPr>
                <w:b/>
                <w:smallCaps/>
                <w:sz w:val="28"/>
              </w:rPr>
              <w:t>December 8-12</w:t>
            </w:r>
            <w:r>
              <w:rPr>
                <w:b/>
                <w:smallCaps/>
                <w:sz w:val="28"/>
              </w:rPr>
              <w:t>, 202</w:t>
            </w:r>
            <w:r w:rsidR="00D81832">
              <w:rPr>
                <w:b/>
                <w:smallCaps/>
                <w:sz w:val="28"/>
              </w:rPr>
              <w:t>5</w:t>
            </w:r>
          </w:p>
          <w:p w14:paraId="5FDC0388" w14:textId="77777777" w:rsidR="00843843" w:rsidRDefault="00843843">
            <w:pPr>
              <w:jc w:val="center"/>
              <w:rPr>
                <w:b/>
                <w:smallCaps/>
                <w:color w:val="FF0000"/>
                <w:sz w:val="28"/>
              </w:rPr>
            </w:pPr>
          </w:p>
        </w:tc>
      </w:tr>
      <w:tr w:rsidR="00843843" w14:paraId="2021E103" w14:textId="77777777">
        <w:trPr>
          <w:gridAfter w:val="1"/>
          <w:wAfter w:w="46" w:type="dxa"/>
          <w:trHeight w:val="328"/>
        </w:trPr>
        <w:tc>
          <w:tcPr>
            <w:tcW w:w="9216" w:type="dxa"/>
            <w:gridSpan w:val="3"/>
            <w:tcBorders>
              <w:bottom w:val="nil"/>
            </w:tcBorders>
          </w:tcPr>
          <w:p w14:paraId="53E8AC2B" w14:textId="77777777" w:rsidR="00843843" w:rsidRDefault="00843843">
            <w:pPr>
              <w:jc w:val="center"/>
              <w:rPr>
                <w:sz w:val="28"/>
              </w:rPr>
            </w:pPr>
          </w:p>
        </w:tc>
      </w:tr>
      <w:tr w:rsidR="00843843" w14:paraId="0371533E" w14:textId="77777777">
        <w:trPr>
          <w:gridAfter w:val="1"/>
          <w:wAfter w:w="46" w:type="dxa"/>
          <w:trHeight w:val="1044"/>
        </w:trPr>
        <w:tc>
          <w:tcPr>
            <w:tcW w:w="9216" w:type="dxa"/>
            <w:gridSpan w:val="3"/>
            <w:tcBorders>
              <w:bottom w:val="nil"/>
            </w:tcBorders>
          </w:tcPr>
          <w:p w14:paraId="4EC1FF70" w14:textId="77777777" w:rsidR="00843843" w:rsidRDefault="00843843">
            <w:pPr>
              <w:rPr>
                <w:smallCaps/>
              </w:rPr>
            </w:pPr>
          </w:p>
        </w:tc>
      </w:tr>
    </w:tbl>
    <w:p w14:paraId="2D93260D" w14:textId="77777777" w:rsidR="00843843" w:rsidRDefault="00843843">
      <w:pPr>
        <w:jc w:val="center"/>
        <w:rPr>
          <w:b/>
        </w:rPr>
      </w:pPr>
    </w:p>
    <w:p w14:paraId="012780DE" w14:textId="77777777" w:rsidR="00843843" w:rsidRDefault="00843843">
      <w:pPr>
        <w:jc w:val="center"/>
        <w:rPr>
          <w:b/>
        </w:rPr>
      </w:pPr>
    </w:p>
    <w:p w14:paraId="63876457" w14:textId="77777777" w:rsidR="00843843" w:rsidRDefault="00843843">
      <w:pPr>
        <w:jc w:val="center"/>
        <w:rPr>
          <w:b/>
        </w:rPr>
      </w:pPr>
    </w:p>
    <w:p w14:paraId="5C215770" w14:textId="77777777" w:rsidR="00843843" w:rsidRDefault="00843843">
      <w:pPr>
        <w:jc w:val="center"/>
        <w:rPr>
          <w:b/>
        </w:rPr>
      </w:pPr>
    </w:p>
    <w:p w14:paraId="06245655" w14:textId="1D48A9BF" w:rsidR="00843843" w:rsidRDefault="00003613" w:rsidP="00C56037">
      <w:pPr>
        <w:spacing w:line="278" w:lineRule="auto"/>
        <w:jc w:val="both"/>
        <w:rPr>
          <w:rFonts w:cs="Times New Roman"/>
          <w:color w:val="212121"/>
        </w:rPr>
      </w:pPr>
      <w:r>
        <w:rPr>
          <w:rFonts w:cs="Times New Roman"/>
          <w:color w:val="212121"/>
        </w:rPr>
        <w:lastRenderedPageBreak/>
        <w:t xml:space="preserve">A World Bank mission visited the Asset Liability Management (ALM) Division of the National Treasury (NT) of South Africa, </w:t>
      </w:r>
      <w:r w:rsidR="009C71D6">
        <w:rPr>
          <w:rFonts w:cs="Times New Roman"/>
          <w:color w:val="212121"/>
        </w:rPr>
        <w:t>December 8-12, 2025</w:t>
      </w:r>
      <w:r>
        <w:rPr>
          <w:rFonts w:cs="Times New Roman"/>
          <w:color w:val="212121"/>
        </w:rPr>
        <w:t>. The team comprised Lars Jessen</w:t>
      </w:r>
      <w:r w:rsidR="009C71D6">
        <w:rPr>
          <w:rFonts w:cs="Times New Roman"/>
          <w:color w:val="212121"/>
        </w:rPr>
        <w:t>, World Bank,</w:t>
      </w:r>
      <w:r w:rsidR="006229AF">
        <w:rPr>
          <w:rFonts w:cs="Times New Roman"/>
          <w:color w:val="212121"/>
        </w:rPr>
        <w:t xml:space="preserve"> and </w:t>
      </w:r>
      <w:r w:rsidR="009C71D6">
        <w:rPr>
          <w:rFonts w:cs="Times New Roman"/>
          <w:color w:val="212121"/>
        </w:rPr>
        <w:t>Ib Hansen, external consultant</w:t>
      </w:r>
      <w:r w:rsidR="00531D1B">
        <w:rPr>
          <w:rFonts w:cs="Times New Roman"/>
          <w:color w:val="212121"/>
        </w:rPr>
        <w:t>.</w:t>
      </w:r>
      <w:r w:rsidR="00F15990">
        <w:rPr>
          <w:rFonts w:cs="Times New Roman"/>
          <w:color w:val="212121"/>
        </w:rPr>
        <w:t xml:space="preserve"> </w:t>
      </w:r>
      <w:r w:rsidR="0068047B" w:rsidRPr="0068047B">
        <w:rPr>
          <w:rFonts w:cs="Times New Roman"/>
          <w:color w:val="212121"/>
        </w:rPr>
        <w:t>Asli Senkal participate</w:t>
      </w:r>
      <w:r w:rsidR="00907DE7">
        <w:rPr>
          <w:rFonts w:cs="Times New Roman"/>
          <w:color w:val="212121"/>
        </w:rPr>
        <w:t>d</w:t>
      </w:r>
      <w:r w:rsidR="0068047B" w:rsidRPr="0068047B">
        <w:rPr>
          <w:rFonts w:cs="Times New Roman"/>
          <w:color w:val="212121"/>
        </w:rPr>
        <w:t xml:space="preserve"> in selected meetings</w:t>
      </w:r>
      <w:r w:rsidR="00907DE7">
        <w:rPr>
          <w:rFonts w:cs="Times New Roman"/>
          <w:color w:val="212121"/>
        </w:rPr>
        <w:t>.</w:t>
      </w:r>
    </w:p>
    <w:p w14:paraId="57986F27" w14:textId="77777777" w:rsidR="00907DE7" w:rsidRDefault="00907DE7" w:rsidP="00C56037">
      <w:pPr>
        <w:spacing w:line="278" w:lineRule="auto"/>
        <w:jc w:val="both"/>
        <w:rPr>
          <w:rFonts w:cs="Times New Roman"/>
          <w:color w:val="212121"/>
        </w:rPr>
      </w:pPr>
    </w:p>
    <w:p w14:paraId="097970AF" w14:textId="79E90251" w:rsidR="00843843" w:rsidRDefault="00DA3C39" w:rsidP="00C56037">
      <w:pPr>
        <w:spacing w:line="278" w:lineRule="auto"/>
        <w:jc w:val="both"/>
        <w:rPr>
          <w:rFonts w:cs="Times New Roman"/>
          <w:color w:val="212121"/>
        </w:rPr>
      </w:pPr>
      <w:r>
        <w:t xml:space="preserve">Meetings were held with </w:t>
      </w:r>
      <w:r w:rsidR="001A7CDD">
        <w:t>managers and staff of the ALM Division (</w:t>
      </w:r>
      <w:r w:rsidR="00831D0D">
        <w:t xml:space="preserve">including Jim Matsemela, </w:t>
      </w:r>
      <w:r w:rsidR="00151EDB" w:rsidRPr="00151EDB">
        <w:t>Sivuyise Ngwane</w:t>
      </w:r>
      <w:r w:rsidR="00151EDB">
        <w:t>, Mkhulu</w:t>
      </w:r>
      <w:r w:rsidR="00504DC1">
        <w:t xml:space="preserve"> Maseko, Terry Msomi, Derrick </w:t>
      </w:r>
      <w:r w:rsidR="00E676B2">
        <w:t>Nkambule</w:t>
      </w:r>
      <w:r w:rsidR="0023512D">
        <w:t>, and David</w:t>
      </w:r>
      <w:r w:rsidR="00546042">
        <w:t xml:space="preserve"> Milne</w:t>
      </w:r>
      <w:r w:rsidR="00E676B2">
        <w:t xml:space="preserve">) and </w:t>
      </w:r>
      <w:r>
        <w:t>SECO (</w:t>
      </w:r>
      <w:r w:rsidR="00772279" w:rsidRPr="00772279">
        <w:t>Pamelah</w:t>
      </w:r>
      <w:r w:rsidR="00772279">
        <w:t xml:space="preserve"> </w:t>
      </w:r>
      <w:r w:rsidR="00772279" w:rsidRPr="00772279">
        <w:t>Cheuka</w:t>
      </w:r>
      <w:r w:rsidR="00772279">
        <w:t>)</w:t>
      </w:r>
      <w:r w:rsidRPr="00B00A15">
        <w:t>.</w:t>
      </w:r>
      <w:r w:rsidR="00546135">
        <w:t xml:space="preserve"> A virtual wrap-up meeting with the management team of the </w:t>
      </w:r>
      <w:r w:rsidR="00BA2A2E">
        <w:t>ALM Division.</w:t>
      </w:r>
    </w:p>
    <w:p w14:paraId="61EEA033" w14:textId="77777777" w:rsidR="00BA2A2E" w:rsidRDefault="00BA2A2E" w:rsidP="00C56037">
      <w:pPr>
        <w:spacing w:line="278" w:lineRule="auto"/>
        <w:jc w:val="both"/>
        <w:rPr>
          <w:rFonts w:cs="Times New Roman"/>
          <w:color w:val="212121"/>
        </w:rPr>
      </w:pPr>
    </w:p>
    <w:p w14:paraId="2046B97F" w14:textId="5A860159" w:rsidR="00741F71" w:rsidRDefault="00003613" w:rsidP="00C56037">
      <w:pPr>
        <w:spacing w:line="278" w:lineRule="auto"/>
        <w:jc w:val="both"/>
        <w:rPr>
          <w:rFonts w:cs="Times New Roman"/>
          <w:color w:val="212121"/>
        </w:rPr>
      </w:pPr>
      <w:r>
        <w:rPr>
          <w:rFonts w:cs="Times New Roman"/>
          <w:color w:val="212121"/>
        </w:rPr>
        <w:t>The mission was delivered under the Government Debt and Risk Management Program (GDRM), funded by SECO and implemented by the World Bank.</w:t>
      </w:r>
    </w:p>
    <w:p w14:paraId="2A972CC1" w14:textId="77777777" w:rsidR="00741F71" w:rsidRDefault="00741F71" w:rsidP="00C56037">
      <w:pPr>
        <w:spacing w:line="278" w:lineRule="auto"/>
        <w:jc w:val="both"/>
        <w:rPr>
          <w:rFonts w:cs="Times New Roman"/>
          <w:color w:val="212121"/>
        </w:rPr>
      </w:pPr>
    </w:p>
    <w:p w14:paraId="165553D0" w14:textId="506ED84D" w:rsidR="0079036A" w:rsidRDefault="0079036A" w:rsidP="00C56037">
      <w:pPr>
        <w:spacing w:line="278" w:lineRule="auto"/>
        <w:jc w:val="both"/>
        <w:rPr>
          <w:rFonts w:cs="Times New Roman"/>
          <w:color w:val="212121"/>
        </w:rPr>
      </w:pPr>
      <w:r>
        <w:rPr>
          <w:rFonts w:cs="Times New Roman"/>
          <w:color w:val="212121"/>
        </w:rPr>
        <w:t xml:space="preserve">This note summarizes the activities during the visit. </w:t>
      </w:r>
    </w:p>
    <w:p w14:paraId="5645E450" w14:textId="40082DAA" w:rsidR="0030307E" w:rsidRDefault="002B76A7" w:rsidP="00BD3F8B">
      <w:pPr>
        <w:pStyle w:val="Overskrift1"/>
        <w:rPr>
          <w:bCs/>
        </w:rPr>
      </w:pPr>
      <w:r>
        <w:rPr>
          <w:bCs/>
        </w:rPr>
        <w:t>Government Guarantees – Credit Risk Management</w:t>
      </w:r>
    </w:p>
    <w:p w14:paraId="0C5BDCBB" w14:textId="11B732DD" w:rsidR="00E94976" w:rsidRDefault="00E94976" w:rsidP="00BE302D">
      <w:pPr>
        <w:spacing w:line="278" w:lineRule="auto"/>
        <w:jc w:val="both"/>
      </w:pPr>
      <w:r w:rsidRPr="00E94976">
        <w:t>The C</w:t>
      </w:r>
      <w:r>
        <w:t xml:space="preserve">redit </w:t>
      </w:r>
      <w:r w:rsidRPr="00E94976">
        <w:t>R</w:t>
      </w:r>
      <w:r>
        <w:t xml:space="preserve">isk </w:t>
      </w:r>
      <w:r w:rsidRPr="00E94976">
        <w:t>M</w:t>
      </w:r>
      <w:r>
        <w:t xml:space="preserve">anagement </w:t>
      </w:r>
      <w:r w:rsidRPr="00E94976">
        <w:t>U</w:t>
      </w:r>
      <w:r>
        <w:t>nit</w:t>
      </w:r>
      <w:r w:rsidRPr="00E94976">
        <w:t xml:space="preserve"> </w:t>
      </w:r>
      <w:r>
        <w:t>has</w:t>
      </w:r>
      <w:r w:rsidRPr="00E94976">
        <w:t xml:space="preserve"> </w:t>
      </w:r>
      <w:r w:rsidR="00672F53" w:rsidRPr="00E94976">
        <w:t>developed</w:t>
      </w:r>
      <w:r w:rsidRPr="00E94976">
        <w:t xml:space="preserve"> a new risk</w:t>
      </w:r>
      <w:r w:rsidRPr="00E94976">
        <w:noBreakHyphen/>
        <w:t>based fee policy (Policy on the Levying of Fees on Guarantees Issued to State</w:t>
      </w:r>
      <w:r w:rsidRPr="00E94976">
        <w:noBreakHyphen/>
        <w:t xml:space="preserve">Owned Companies), which </w:t>
      </w:r>
      <w:r w:rsidR="00672F53">
        <w:t xml:space="preserve">has been approved by the </w:t>
      </w:r>
      <w:r w:rsidR="00333C7A" w:rsidRPr="004F1E30">
        <w:t>Fiscal Liabilities Committee</w:t>
      </w:r>
      <w:r w:rsidR="00333C7A">
        <w:t>, and is currently with the NT Director General for approval.</w:t>
      </w:r>
    </w:p>
    <w:p w14:paraId="4FC06EE3" w14:textId="4A115AB5" w:rsidR="00F221ED" w:rsidRDefault="00BD3F8B" w:rsidP="00F221ED">
      <w:pPr>
        <w:pStyle w:val="Overskrift1"/>
        <w:rPr>
          <w:bCs/>
        </w:rPr>
      </w:pPr>
      <w:r w:rsidRPr="00B00A15">
        <w:rPr>
          <w:bCs/>
        </w:rPr>
        <w:t xml:space="preserve">Analytical </w:t>
      </w:r>
      <w:r w:rsidRPr="00BD3F8B">
        <w:rPr>
          <w:bCs/>
        </w:rPr>
        <w:t>T</w:t>
      </w:r>
      <w:r w:rsidRPr="00B00A15">
        <w:rPr>
          <w:bCs/>
        </w:rPr>
        <w:t xml:space="preserve">ools </w:t>
      </w:r>
      <w:r w:rsidR="002B76A7">
        <w:rPr>
          <w:bCs/>
        </w:rPr>
        <w:t>for Cost-Risk Analysis and Asset-Liability Management</w:t>
      </w:r>
    </w:p>
    <w:p w14:paraId="0154FD49" w14:textId="5AADC95E" w:rsidR="009D6D0A" w:rsidRDefault="005D7582" w:rsidP="00BA2A2E">
      <w:pPr>
        <w:spacing w:line="278" w:lineRule="auto"/>
        <w:jc w:val="both"/>
      </w:pPr>
      <w:r>
        <w:t xml:space="preserve">The management of the public debt is guided by a set of portfolio benchmarks. The benchmarks were developed and approved in 2015 and have been unchanged since then. The </w:t>
      </w:r>
      <w:r w:rsidR="00F200DE">
        <w:t xml:space="preserve">benchmarks </w:t>
      </w:r>
      <w:r>
        <w:t xml:space="preserve">are </w:t>
      </w:r>
      <w:r w:rsidR="00F200DE">
        <w:t xml:space="preserve">reviewed </w:t>
      </w:r>
      <w:r w:rsidR="00FF0CEB">
        <w:t xml:space="preserve">by the </w:t>
      </w:r>
      <w:r w:rsidR="00FF0CEB" w:rsidRPr="00FF0CEB">
        <w:t>Chief Directorate</w:t>
      </w:r>
      <w:r w:rsidR="00FF0CEB">
        <w:t xml:space="preserve"> of</w:t>
      </w:r>
      <w:r w:rsidR="00FF0CEB" w:rsidRPr="00FF0CEB">
        <w:t xml:space="preserve"> Strategy and Risk Management</w:t>
      </w:r>
      <w:r w:rsidR="006E54B3">
        <w:t>, Market Risk Unit (MRU)</w:t>
      </w:r>
      <w:r w:rsidR="00FF0CEB" w:rsidRPr="00FF0CEB">
        <w:t xml:space="preserve"> </w:t>
      </w:r>
      <w:r w:rsidR="00F200DE">
        <w:t>approximately every 5</w:t>
      </w:r>
      <w:r w:rsidR="00A02A2A">
        <w:t xml:space="preserve"> </w:t>
      </w:r>
      <w:r w:rsidR="00F200DE">
        <w:t>year</w:t>
      </w:r>
      <w:r w:rsidR="00B04AC2">
        <w:t>s and are</w:t>
      </w:r>
      <w:r w:rsidR="007512CB">
        <w:t xml:space="preserve"> approved by </w:t>
      </w:r>
      <w:r w:rsidR="00B04AC2">
        <w:t xml:space="preserve">the </w:t>
      </w:r>
      <w:r w:rsidR="007512CB">
        <w:t>Minister of Finance</w:t>
      </w:r>
      <w:r w:rsidR="00B04AC2">
        <w:t>.</w:t>
      </w:r>
    </w:p>
    <w:p w14:paraId="27825D4D" w14:textId="77777777" w:rsidR="00B04AC2" w:rsidRDefault="00B04AC2" w:rsidP="00BA2A2E">
      <w:pPr>
        <w:spacing w:line="278" w:lineRule="auto"/>
        <w:jc w:val="both"/>
      </w:pPr>
    </w:p>
    <w:p w14:paraId="1AAE18DF" w14:textId="6AA67B92" w:rsidR="00F200DE" w:rsidRDefault="008723FC" w:rsidP="00BA2A2E">
      <w:pPr>
        <w:spacing w:line="278" w:lineRule="auto"/>
        <w:jc w:val="both"/>
      </w:pPr>
      <w:r>
        <w:t>Annual f</w:t>
      </w:r>
      <w:r w:rsidR="00F200DE">
        <w:t xml:space="preserve">unding benchmarks are set </w:t>
      </w:r>
      <w:r>
        <w:t xml:space="preserve">by Financial Operations </w:t>
      </w:r>
      <w:r w:rsidR="004B69FB">
        <w:t xml:space="preserve">(FinOps – part of the back office). </w:t>
      </w:r>
      <w:r w:rsidR="00F200DE">
        <w:t xml:space="preserve">FinOps will prepare </w:t>
      </w:r>
      <w:r w:rsidR="006802E5">
        <w:t xml:space="preserve">a </w:t>
      </w:r>
      <w:r w:rsidR="00F200DE">
        <w:t>proposal</w:t>
      </w:r>
      <w:r w:rsidR="005C3FF7">
        <w:t xml:space="preserve"> for</w:t>
      </w:r>
      <w:r w:rsidR="004B69FB">
        <w:t xml:space="preserve"> the</w:t>
      </w:r>
      <w:r w:rsidR="005C3FF7">
        <w:t xml:space="preserve"> split </w:t>
      </w:r>
      <w:r w:rsidR="004B69FB">
        <w:t>between</w:t>
      </w:r>
      <w:r w:rsidR="005C3FF7">
        <w:t xml:space="preserve"> domestic and external</w:t>
      </w:r>
      <w:r w:rsidR="004B69FB">
        <w:t>,</w:t>
      </w:r>
      <w:r w:rsidR="005C3FF7">
        <w:t xml:space="preserve"> and </w:t>
      </w:r>
      <w:r w:rsidR="004B69FB">
        <w:t xml:space="preserve">the more detailed </w:t>
      </w:r>
      <w:r w:rsidR="005C3FF7">
        <w:t>composition of domestic funding</w:t>
      </w:r>
      <w:r w:rsidR="004B69FB">
        <w:t>. The</w:t>
      </w:r>
      <w:r w:rsidR="003A794D">
        <w:t xml:space="preserve"> </w:t>
      </w:r>
      <w:r w:rsidR="003A794D" w:rsidRPr="00FF0CEB">
        <w:t>Chief Directorate</w:t>
      </w:r>
      <w:r w:rsidR="003A794D">
        <w:t xml:space="preserve"> of</w:t>
      </w:r>
      <w:r w:rsidR="003A794D" w:rsidRPr="00FF0CEB">
        <w:t xml:space="preserve"> Strategy and Risk Management</w:t>
      </w:r>
      <w:r w:rsidR="002873FA">
        <w:t>, led by MRU,</w:t>
      </w:r>
      <w:r w:rsidR="004B69FB">
        <w:t xml:space="preserve"> </w:t>
      </w:r>
      <w:r w:rsidR="00F200DE">
        <w:t>comments</w:t>
      </w:r>
      <w:r w:rsidR="003A794D">
        <w:t xml:space="preserve"> on the proposal and provides an alternative suggestion. The decision on the </w:t>
      </w:r>
      <w:r w:rsidR="004D6192">
        <w:t xml:space="preserve">annual funding benchmarks is taken by the </w:t>
      </w:r>
      <w:r w:rsidR="00F200DE">
        <w:t>Funding Committee</w:t>
      </w:r>
      <w:r w:rsidR="004D6192">
        <w:t xml:space="preserve"> that </w:t>
      </w:r>
      <w:r w:rsidR="00E76D2A">
        <w:t>meets monthly,</w:t>
      </w:r>
      <w:r w:rsidR="004D6192">
        <w:t xml:space="preserve"> is</w:t>
      </w:r>
      <w:r w:rsidR="00E76D2A">
        <w:t xml:space="preserve"> chaired by D</w:t>
      </w:r>
      <w:r w:rsidR="000A7522">
        <w:t xml:space="preserve">eputy Director General of the ALM Division and </w:t>
      </w:r>
      <w:r w:rsidR="006802E5">
        <w:t>has</w:t>
      </w:r>
      <w:r w:rsidR="000A7522">
        <w:t xml:space="preserve"> as members the Chief Directors</w:t>
      </w:r>
      <w:r w:rsidR="006802E5">
        <w:t xml:space="preserve"> for the individual units in ALM</w:t>
      </w:r>
      <w:r w:rsidR="000A7522">
        <w:t>.</w:t>
      </w:r>
    </w:p>
    <w:p w14:paraId="37077677" w14:textId="6968A048" w:rsidR="007512CB" w:rsidRDefault="007512CB" w:rsidP="00F221ED"/>
    <w:p w14:paraId="46C9E572" w14:textId="445C4617" w:rsidR="00C9650C" w:rsidRDefault="00C9650C" w:rsidP="00C95039">
      <w:pPr>
        <w:spacing w:line="278" w:lineRule="auto"/>
      </w:pPr>
      <w:r>
        <w:t xml:space="preserve">The following areas were </w:t>
      </w:r>
      <w:r w:rsidR="00034BE3">
        <w:t>discussed</w:t>
      </w:r>
      <w:r>
        <w:t xml:space="preserve"> </w:t>
      </w:r>
      <w:r w:rsidR="00320B7B">
        <w:t xml:space="preserve">in detail </w:t>
      </w:r>
      <w:r>
        <w:t>in the engagement with MRU</w:t>
      </w:r>
      <w:r w:rsidR="00034BE3">
        <w:t>:</w:t>
      </w:r>
    </w:p>
    <w:p w14:paraId="49FC4B5F" w14:textId="3106DEDD" w:rsidR="00850C32" w:rsidRDefault="00501DD2" w:rsidP="00C95039">
      <w:pPr>
        <w:pStyle w:val="Listeafsnit"/>
        <w:numPr>
          <w:ilvl w:val="0"/>
          <w:numId w:val="35"/>
        </w:numPr>
        <w:spacing w:line="278" w:lineRule="auto"/>
      </w:pPr>
      <w:r>
        <w:t xml:space="preserve">There is a need for a </w:t>
      </w:r>
      <w:r w:rsidR="00850C32">
        <w:t>benchmark review</w:t>
      </w:r>
      <w:r>
        <w:t xml:space="preserve">. Both because a thorough review has not been undertaken and because new funding instruments </w:t>
      </w:r>
      <w:r w:rsidR="00141153">
        <w:t>–</w:t>
      </w:r>
      <w:r>
        <w:t xml:space="preserve"> </w:t>
      </w:r>
      <w:r w:rsidR="00141153">
        <w:t xml:space="preserve">Floating Rate Notes, bilateral loans, etc. – has been introduced since </w:t>
      </w:r>
      <w:r w:rsidR="00320B7B">
        <w:t>2015.</w:t>
      </w:r>
    </w:p>
    <w:p w14:paraId="44D28B15" w14:textId="7E589BCF" w:rsidR="007D3832" w:rsidRDefault="00320B7B" w:rsidP="00C95039">
      <w:pPr>
        <w:pStyle w:val="Listeafsnit"/>
        <w:numPr>
          <w:ilvl w:val="0"/>
          <w:numId w:val="35"/>
        </w:numPr>
        <w:spacing w:line="278" w:lineRule="auto"/>
      </w:pPr>
      <w:r>
        <w:t xml:space="preserve">FX risk </w:t>
      </w:r>
      <w:r w:rsidR="00233AED">
        <w:t xml:space="preserve">was a particular area of focus. </w:t>
      </w:r>
      <w:r w:rsidR="00D158DD">
        <w:t xml:space="preserve">Determining the preferred level of FX risk is a complicated problem and involves both the level of </w:t>
      </w:r>
      <w:r w:rsidR="00C95039">
        <w:t xml:space="preserve">FX debt and the currency composition of the FX debt. Various methodologies to address this problem </w:t>
      </w:r>
      <w:r w:rsidR="00B10766">
        <w:t>have been</w:t>
      </w:r>
      <w:r w:rsidR="00C95039">
        <w:t xml:space="preserve"> discussed and </w:t>
      </w:r>
      <w:proofErr w:type="gramStart"/>
      <w:r w:rsidR="00C95039">
        <w:t xml:space="preserve">it is clear </w:t>
      </w:r>
      <w:r w:rsidR="00CF71A5">
        <w:t>that</w:t>
      </w:r>
      <w:r w:rsidR="00C95039">
        <w:t xml:space="preserve"> an</w:t>
      </w:r>
      <w:proofErr w:type="gramEnd"/>
      <w:r w:rsidR="00C95039">
        <w:t xml:space="preserve"> Asset-Liability Management (ALM) approach can provide important insights. </w:t>
      </w:r>
    </w:p>
    <w:p w14:paraId="201E9493" w14:textId="77777777" w:rsidR="001520EC" w:rsidRDefault="007D3832" w:rsidP="001520EC">
      <w:pPr>
        <w:pStyle w:val="Listeafsnit"/>
        <w:numPr>
          <w:ilvl w:val="1"/>
          <w:numId w:val="35"/>
        </w:numPr>
        <w:spacing w:line="278" w:lineRule="auto"/>
      </w:pPr>
      <w:r>
        <w:t xml:space="preserve">Level of FX debt: </w:t>
      </w:r>
      <w:r w:rsidR="00233AED">
        <w:t xml:space="preserve">The benchmark provides a maximum share of FX debt of 15 percent of the total debt, with the level having been stable at around 10 percent in recent years. </w:t>
      </w:r>
      <w:r w:rsidR="00E27D1F">
        <w:t xml:space="preserve">With the increase in the debt size this has implied </w:t>
      </w:r>
      <w:r>
        <w:t>an increase in FX exposure.</w:t>
      </w:r>
    </w:p>
    <w:p w14:paraId="0E03E0EB" w14:textId="5264E099" w:rsidR="003566FB" w:rsidRDefault="00F42980" w:rsidP="003566FB">
      <w:pPr>
        <w:pStyle w:val="Listeafsnit"/>
        <w:numPr>
          <w:ilvl w:val="1"/>
          <w:numId w:val="35"/>
        </w:numPr>
        <w:spacing w:after="160" w:line="278" w:lineRule="auto"/>
      </w:pPr>
      <w:r>
        <w:t>Currency composition of FX debt:</w:t>
      </w:r>
      <w:r w:rsidR="001520EC">
        <w:t xml:space="preserve"> A standard</w:t>
      </w:r>
      <w:r>
        <w:t xml:space="preserve"> Mean</w:t>
      </w:r>
      <w:r w:rsidR="001520EC">
        <w:t>-</w:t>
      </w:r>
      <w:r>
        <w:t xml:space="preserve">Variance model can give </w:t>
      </w:r>
      <w:r w:rsidR="001520EC">
        <w:t>important insights into both the number of currencies and their shares</w:t>
      </w:r>
      <w:r w:rsidR="00254ECA">
        <w:t xml:space="preserve"> but also have limitations due to the dependence on historical rates and volatility</w:t>
      </w:r>
      <w:r w:rsidR="0040114B">
        <w:t>.</w:t>
      </w:r>
      <w:ins w:id="3" w:author="ib Hansn" w:date="2025-12-16T21:33:00Z" w16du:dateUtc="2025-12-16T20:33:00Z">
        <w:r w:rsidR="003566FB">
          <w:t xml:space="preserve"> </w:t>
        </w:r>
      </w:ins>
      <w:del w:id="4" w:author="ib Hansn" w:date="2025-12-16T21:33:00Z" w16du:dateUtc="2025-12-16T20:33:00Z">
        <w:r w:rsidR="0040114B" w:rsidDel="003566FB">
          <w:delText xml:space="preserve"> </w:delText>
        </w:r>
      </w:del>
    </w:p>
    <w:p w14:paraId="08898C69" w14:textId="15A9F097" w:rsidR="00CB6AE0" w:rsidRDefault="00CB6AE0" w:rsidP="007A3B51">
      <w:pPr>
        <w:pStyle w:val="Listeafsnit"/>
        <w:numPr>
          <w:ilvl w:val="1"/>
          <w:numId w:val="35"/>
        </w:numPr>
        <w:spacing w:after="160" w:line="278" w:lineRule="auto"/>
      </w:pPr>
      <w:r>
        <w:t xml:space="preserve">ALM: </w:t>
      </w:r>
      <w:r w:rsidR="0040114B">
        <w:t>P</w:t>
      </w:r>
      <w:r>
        <w:t xml:space="preserve">ros and cons </w:t>
      </w:r>
      <w:r w:rsidR="0040114B">
        <w:t xml:space="preserve">of an ALM approach were </w:t>
      </w:r>
      <w:r w:rsidR="00363373">
        <w:t>discussed. Based on practical experiences with ALM the approach is particularly useful when it comes to FX risk management</w:t>
      </w:r>
      <w:r>
        <w:t xml:space="preserve">. </w:t>
      </w:r>
      <w:r w:rsidR="007A3B51">
        <w:t>It was agreed that MRU will</w:t>
      </w:r>
      <w:r>
        <w:t xml:space="preserve"> collect data on the composition of FX debt, NT FX holdings at RSA (working capital and investment), </w:t>
      </w:r>
      <w:r w:rsidR="0043394A">
        <w:t xml:space="preserve">and FX exposures of the largest </w:t>
      </w:r>
      <w:r>
        <w:t>SOCs</w:t>
      </w:r>
      <w:r w:rsidR="0043394A">
        <w:t xml:space="preserve">. This exercise </w:t>
      </w:r>
      <w:r w:rsidR="00604084">
        <w:t xml:space="preserve">will provide insights into the overall FX exposure on </w:t>
      </w:r>
      <w:r w:rsidR="00740838">
        <w:t>a</w:t>
      </w:r>
      <w:r w:rsidR="00604084">
        <w:t xml:space="preserve"> </w:t>
      </w:r>
      <w:r w:rsidR="00D0716C">
        <w:t xml:space="preserve">gross basis and on a currency basis. </w:t>
      </w:r>
      <w:r w:rsidR="00740838">
        <w:t xml:space="preserve">Analyzing historical data, e.g. the past 5 years, will provide information on the exposures and their stability. </w:t>
      </w:r>
    </w:p>
    <w:p w14:paraId="756DCD8E" w14:textId="0F7BC607" w:rsidR="001B3EAC" w:rsidRDefault="001B3EAC" w:rsidP="00D8790E">
      <w:pPr>
        <w:spacing w:after="160" w:line="278" w:lineRule="auto"/>
        <w:jc w:val="both"/>
      </w:pPr>
      <w:r>
        <w:t>Scenario analysis tools are commonly applied by debt management offices when determining the preferred debt composition and risk exposure</w:t>
      </w:r>
      <w:r w:rsidR="0047685E">
        <w:t>s</w:t>
      </w:r>
      <w:r>
        <w:t>.</w:t>
      </w:r>
      <w:r w:rsidR="0047685E">
        <w:t xml:space="preserve"> </w:t>
      </w:r>
      <w:r w:rsidR="006B2258">
        <w:t xml:space="preserve">Such tools are not currently used in MRU and various approaches were discussed. The Medium-Term Debt Management Strategy (MTDS) analytical tool is a spreadsheet model developed </w:t>
      </w:r>
      <w:r w:rsidR="00FB060C">
        <w:t xml:space="preserve">by the World Bank and the IMF and can be downloaded from the websites of the two </w:t>
      </w:r>
      <w:r w:rsidR="009A3F4C">
        <w:t xml:space="preserve">institutions, and guidance notes and virtual training are available. </w:t>
      </w:r>
      <w:proofErr w:type="gramStart"/>
      <w:r w:rsidR="009A3F4C">
        <w:t>T</w:t>
      </w:r>
      <w:r w:rsidR="00C22D4D">
        <w:t>aking into account</w:t>
      </w:r>
      <w:proofErr w:type="gramEnd"/>
      <w:r w:rsidR="00C22D4D">
        <w:t xml:space="preserve"> the technical capacity of the MRU staff and the decision </w:t>
      </w:r>
      <w:r w:rsidR="00641F4B">
        <w:t>to migrate analytical tools from Excel</w:t>
      </w:r>
      <w:r w:rsidR="00C22D4D">
        <w:t xml:space="preserve"> to Python</w:t>
      </w:r>
      <w:r w:rsidR="00641F4B">
        <w:t>,</w:t>
      </w:r>
      <w:r w:rsidR="00C22D4D">
        <w:t xml:space="preserve"> </w:t>
      </w:r>
      <w:r w:rsidR="007D123F">
        <w:t xml:space="preserve">a better approach is to develop </w:t>
      </w:r>
      <w:r w:rsidR="00AE5471">
        <w:t xml:space="preserve">Python based </w:t>
      </w:r>
      <w:r w:rsidR="007D123F">
        <w:t xml:space="preserve">scenario tools in-house. </w:t>
      </w:r>
    </w:p>
    <w:p w14:paraId="2B6B6671" w14:textId="36039FA1" w:rsidR="00AE5471" w:rsidRDefault="00AE5471" w:rsidP="00D8790E">
      <w:pPr>
        <w:spacing w:after="160" w:line="278" w:lineRule="auto"/>
        <w:jc w:val="both"/>
        <w:rPr>
          <w:ins w:id="5" w:author="ib Hansn" w:date="2025-12-16T21:40:00Z" w16du:dateUtc="2025-12-16T20:40:00Z"/>
        </w:rPr>
      </w:pPr>
      <w:r>
        <w:t xml:space="preserve">The consultant presented a </w:t>
      </w:r>
      <w:r w:rsidR="00F64414">
        <w:t>scenario</w:t>
      </w:r>
      <w:r>
        <w:t xml:space="preserve"> model</w:t>
      </w:r>
      <w:r w:rsidR="00F64414">
        <w:t xml:space="preserve"> in Python</w:t>
      </w:r>
      <w:r>
        <w:t xml:space="preserve"> that he had developed during the mission</w:t>
      </w:r>
      <w:r w:rsidR="00AD3A6A">
        <w:t xml:space="preserve">. The model can </w:t>
      </w:r>
      <w:r w:rsidR="00F64414">
        <w:t>function as a starting point for developing a</w:t>
      </w:r>
      <w:r w:rsidR="00CB6029">
        <w:t xml:space="preserve">n </w:t>
      </w:r>
      <w:r w:rsidR="00AD3A6A">
        <w:t xml:space="preserve">SA </w:t>
      </w:r>
      <w:r w:rsidR="00CB6029">
        <w:t>scenario tool t</w:t>
      </w:r>
      <w:r w:rsidR="004B355D">
        <w:t>h</w:t>
      </w:r>
      <w:r w:rsidR="00CB6029">
        <w:t xml:space="preserve">at </w:t>
      </w:r>
      <w:r w:rsidR="00AD3A6A">
        <w:t xml:space="preserve">can be applied for </w:t>
      </w:r>
      <w:r w:rsidR="008E4839">
        <w:t>an evaluation of the existing benchmarks with a potential deadline in October 202</w:t>
      </w:r>
      <w:r w:rsidR="00641F4B">
        <w:t>6</w:t>
      </w:r>
      <w:r w:rsidR="00CB6029">
        <w:t xml:space="preserve">. The tool can then be further extended to allow stochastic modeling. </w:t>
      </w:r>
      <w:r w:rsidR="006861D7">
        <w:t>In parallel, work on ALM and mean-variance will be undertaken.</w:t>
      </w:r>
      <w:ins w:id="6" w:author="ib Hansn" w:date="2025-12-16T21:39:00Z" w16du:dateUtc="2025-12-16T20:39:00Z">
        <w:r w:rsidR="003566FB">
          <w:t xml:space="preserve"> It is based on a model framework described here </w:t>
        </w:r>
      </w:ins>
      <w:ins w:id="7" w:author="ib Hansn" w:date="2025-12-16T21:40:00Z" w16du:dateUtc="2025-12-16T20:40:00Z">
        <w:r w:rsidR="003566FB">
          <w:fldChar w:fldCharType="begin"/>
        </w:r>
        <w:r w:rsidR="003566FB">
          <w:instrText>HYPERLINK "</w:instrText>
        </w:r>
        <w:r w:rsidR="003566FB" w:rsidRPr="003566FB">
          <w:instrText>https://openknowledge.worldbank.org/entities/publication/b24de6a0-d160-4410-958c-311494a1a303</w:instrText>
        </w:r>
        <w:r w:rsidR="003566FB">
          <w:instrText>"</w:instrText>
        </w:r>
        <w:r w:rsidR="003566FB">
          <w:fldChar w:fldCharType="separate"/>
        </w:r>
        <w:r w:rsidR="003566FB" w:rsidRPr="00332CFF">
          <w:rPr>
            <w:rStyle w:val="Hyperlink"/>
          </w:rPr>
          <w:t>https://openknowledge.worldbank.org/entities/publication/b24de6a0-d160-4410-958c-311494a1a303</w:t>
        </w:r>
        <w:r w:rsidR="003566FB">
          <w:fldChar w:fldCharType="end"/>
        </w:r>
      </w:ins>
    </w:p>
    <w:p w14:paraId="27102A88" w14:textId="77777777" w:rsidR="005B4D14" w:rsidRDefault="005B4D14" w:rsidP="00D8790E">
      <w:pPr>
        <w:spacing w:after="160" w:line="278" w:lineRule="auto"/>
        <w:jc w:val="both"/>
      </w:pPr>
    </w:p>
    <w:p w14:paraId="2B9D859A" w14:textId="50069F9C" w:rsidR="00F42980" w:rsidRDefault="00CB6029" w:rsidP="00D8790E">
      <w:pPr>
        <w:spacing w:after="160" w:line="278" w:lineRule="auto"/>
        <w:jc w:val="both"/>
      </w:pPr>
      <w:r>
        <w:t xml:space="preserve">It is </w:t>
      </w:r>
      <w:r w:rsidR="00EC073D">
        <w:t>proposed</w:t>
      </w:r>
      <w:r>
        <w:t xml:space="preserve"> </w:t>
      </w:r>
      <w:r w:rsidR="004B355D">
        <w:t>that a scenario tool is developed by MRU with support from the WB team</w:t>
      </w:r>
      <w:r w:rsidR="002A7B3D">
        <w:t>, and that this activity is initiated in a mission to Pretoria in March 2026.</w:t>
      </w:r>
      <w:r w:rsidR="00EC073D">
        <w:t xml:space="preserve"> </w:t>
      </w:r>
    </w:p>
    <w:p w14:paraId="22D58806" w14:textId="3A05FE03" w:rsidR="00230F77" w:rsidRPr="005C6292" w:rsidRDefault="00230F77" w:rsidP="00230F77">
      <w:pPr>
        <w:pStyle w:val="Overskrift1"/>
        <w:rPr>
          <w:bCs/>
        </w:rPr>
      </w:pPr>
      <w:r>
        <w:rPr>
          <w:bCs/>
        </w:rPr>
        <w:t>Other activities</w:t>
      </w:r>
    </w:p>
    <w:p w14:paraId="69D2D32E" w14:textId="77777777" w:rsidR="00D8790E" w:rsidRDefault="004B55D2" w:rsidP="00D8790E">
      <w:pPr>
        <w:spacing w:line="278" w:lineRule="auto"/>
        <w:jc w:val="both"/>
      </w:pPr>
      <w:r w:rsidRPr="00A26279">
        <w:rPr>
          <w:b/>
          <w:bCs/>
        </w:rPr>
        <w:t>Operational Risk Management (ORM)</w:t>
      </w:r>
      <w:r>
        <w:t xml:space="preserve">: </w:t>
      </w:r>
      <w:r w:rsidR="00BF53E9">
        <w:t xml:space="preserve">Staff </w:t>
      </w:r>
      <w:r w:rsidR="004D4409">
        <w:t xml:space="preserve">focusing on implementing the ORM framework designed in 2021 is not yet in place. The expectation is that the activity will be initiated in the Spring of 2026. The mission team stressed the importance of assigning an experienced and senior staff member to </w:t>
      </w:r>
      <w:proofErr w:type="gramStart"/>
      <w:r w:rsidR="004D4409">
        <w:t>lead</w:t>
      </w:r>
      <w:proofErr w:type="gramEnd"/>
      <w:r w:rsidR="004D4409">
        <w:t xml:space="preserve"> this work. </w:t>
      </w:r>
    </w:p>
    <w:p w14:paraId="0D0F3303" w14:textId="77777777" w:rsidR="00D8790E" w:rsidRDefault="00D8790E" w:rsidP="00D8790E">
      <w:pPr>
        <w:spacing w:line="278" w:lineRule="auto"/>
        <w:jc w:val="both"/>
      </w:pPr>
    </w:p>
    <w:p w14:paraId="4F1E4F44" w14:textId="77777777" w:rsidR="00D8790E" w:rsidRDefault="00A26279" w:rsidP="00D8790E">
      <w:pPr>
        <w:spacing w:line="278" w:lineRule="auto"/>
        <w:jc w:val="both"/>
      </w:pPr>
      <w:r>
        <w:rPr>
          <w:b/>
          <w:bCs/>
        </w:rPr>
        <w:t>Green and Sustainability Linked Bonds</w:t>
      </w:r>
      <w:r w:rsidR="00C83D77">
        <w:t xml:space="preserve">: </w:t>
      </w:r>
      <w:r w:rsidR="00B625BA">
        <w:t>A f</w:t>
      </w:r>
      <w:r w:rsidR="006C5EE2">
        <w:t>ramework allowing both use-of-proceeds and SLBs is being finalized</w:t>
      </w:r>
      <w:r w:rsidR="004C0829">
        <w:t xml:space="preserve">, and the first issuance under the program may happen in the </w:t>
      </w:r>
      <w:r w:rsidR="006C5EE2">
        <w:t>second half of 2026</w:t>
      </w:r>
      <w:r w:rsidR="006F4333">
        <w:t xml:space="preserve">. </w:t>
      </w:r>
      <w:r w:rsidR="007D6E3C">
        <w:t>The c</w:t>
      </w:r>
      <w:r w:rsidR="006F4333">
        <w:t xml:space="preserve">urrent thinking </w:t>
      </w:r>
      <w:r w:rsidR="007D6E3C">
        <w:t xml:space="preserve">use-of-proceeds (green) bond </w:t>
      </w:r>
      <w:r w:rsidR="006F4333">
        <w:t>denominated in rand</w:t>
      </w:r>
      <w:r w:rsidR="007D6E3C">
        <w:t>.</w:t>
      </w:r>
    </w:p>
    <w:p w14:paraId="4DFBB097" w14:textId="77777777" w:rsidR="00D8790E" w:rsidRDefault="00D8790E" w:rsidP="00D8790E">
      <w:pPr>
        <w:spacing w:line="278" w:lineRule="auto"/>
        <w:jc w:val="both"/>
      </w:pPr>
    </w:p>
    <w:p w14:paraId="6A47478C" w14:textId="58D3BCB7" w:rsidR="00C83D77" w:rsidRPr="00B00A15" w:rsidRDefault="00C83D77" w:rsidP="00D8790E">
      <w:pPr>
        <w:spacing w:line="278" w:lineRule="auto"/>
        <w:jc w:val="both"/>
      </w:pPr>
      <w:r w:rsidRPr="00BC32C3">
        <w:rPr>
          <w:b/>
          <w:bCs/>
        </w:rPr>
        <w:t>Website</w:t>
      </w:r>
      <w:r w:rsidR="00BC32C3">
        <w:t xml:space="preserve">: </w:t>
      </w:r>
      <w:r w:rsidR="007D6E3C">
        <w:t xml:space="preserve">The debt management </w:t>
      </w:r>
      <w:r w:rsidR="005F34F4">
        <w:t>part of the NT</w:t>
      </w:r>
      <w:r w:rsidR="00BC32C3">
        <w:t xml:space="preserve"> </w:t>
      </w:r>
      <w:r w:rsidR="005F34F4">
        <w:t xml:space="preserve">website is much </w:t>
      </w:r>
      <w:r w:rsidR="00BC32C3">
        <w:t>improved</w:t>
      </w:r>
      <w:r w:rsidR="005F34F4">
        <w:t xml:space="preserve">. Currently, information is limited due to a </w:t>
      </w:r>
      <w:r w:rsidR="00BC32C3">
        <w:t>hacking</w:t>
      </w:r>
      <w:r w:rsidR="005F34F4">
        <w:t xml:space="preserve"> incident. </w:t>
      </w:r>
      <w:r w:rsidR="00BC32C3">
        <w:t xml:space="preserve"> </w:t>
      </w:r>
    </w:p>
    <w:sectPr w:rsidR="00C83D77" w:rsidRPr="00B00A15">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EF236" w14:textId="77777777" w:rsidR="00B7143D" w:rsidRDefault="00B7143D">
      <w:r>
        <w:separator/>
      </w:r>
    </w:p>
  </w:endnote>
  <w:endnote w:type="continuationSeparator" w:id="0">
    <w:p w14:paraId="4AD6A5DF" w14:textId="77777777" w:rsidR="00B7143D" w:rsidRDefault="00B7143D">
      <w:r>
        <w:continuationSeparator/>
      </w:r>
    </w:p>
  </w:endnote>
  <w:endnote w:type="continuationNotice" w:id="1">
    <w:p w14:paraId="2C7B743E" w14:textId="77777777" w:rsidR="00B7143D" w:rsidRDefault="00B714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4980" w14:textId="4D50BA1D" w:rsidR="00843843" w:rsidRDefault="007A6503">
    <w:pPr>
      <w:pStyle w:val="Sidefod"/>
      <w:framePr w:wrap="around" w:vAnchor="text" w:hAnchor="margin" w:xAlign="right" w:y="1"/>
      <w:rPr>
        <w:rStyle w:val="Sidetal"/>
      </w:rPr>
    </w:pPr>
    <w:r>
      <w:rPr>
        <w:noProof/>
      </w:rPr>
      <mc:AlternateContent>
        <mc:Choice Requires="wps">
          <w:drawing>
            <wp:anchor distT="0" distB="0" distL="0" distR="0" simplePos="0" relativeHeight="251660292" behindDoc="0" locked="0" layoutInCell="1" allowOverlap="1" wp14:anchorId="2D00C32D" wp14:editId="00679785">
              <wp:simplePos x="635" y="635"/>
              <wp:positionH relativeFrom="page">
                <wp:align>right</wp:align>
              </wp:positionH>
              <wp:positionV relativeFrom="page">
                <wp:align>bottom</wp:align>
              </wp:positionV>
              <wp:extent cx="1106805" cy="345440"/>
              <wp:effectExtent l="0" t="0" r="0" b="0"/>
              <wp:wrapNone/>
              <wp:docPr id="1070113208"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6805" cy="345440"/>
                      </a:xfrm>
                      <a:prstGeom prst="rect">
                        <a:avLst/>
                      </a:prstGeom>
                      <a:noFill/>
                      <a:ln>
                        <a:noFill/>
                      </a:ln>
                    </wps:spPr>
                    <wps:txbx>
                      <w:txbxContent>
                        <w:p w14:paraId="76F70E3A" w14:textId="7EE9CB2A" w:rsidR="007A6503" w:rsidRPr="007A6503" w:rsidRDefault="007A6503" w:rsidP="007A6503">
                          <w:pPr>
                            <w:rPr>
                              <w:rFonts w:ascii="Calibri" w:eastAsia="Calibri" w:hAnsi="Calibri" w:cs="Calibri"/>
                              <w:noProof/>
                              <w:color w:val="000000"/>
                              <w:sz w:val="20"/>
                              <w:szCs w:val="20"/>
                            </w:rPr>
                          </w:pPr>
                          <w:r w:rsidRPr="007A6503">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D00C32D" id="_x0000_t202" coordsize="21600,21600" o:spt="202" path="m,l,21600r21600,l21600,xe">
              <v:stroke joinstyle="miter"/>
              <v:path gradientshapeok="t" o:connecttype="rect"/>
            </v:shapetype>
            <v:shape id="Text Box 2" o:spid="_x0000_s1026" type="#_x0000_t202" alt="Official Use Only" style="position:absolute;margin-left:35.95pt;margin-top:0;width:87.15pt;height:27.2pt;z-index:25166029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" filled="f" stroked="f">
              <v:textbox style="mso-fit-shape-to-text:t" inset="0,0,20pt,15pt">
                <w:txbxContent>
                  <w:p w14:paraId="76F70E3A" w14:textId="7EE9CB2A" w:rsidR="007A6503" w:rsidRPr="007A6503" w:rsidRDefault="007A6503" w:rsidP="007A6503">
                    <w:pPr>
                      <w:rPr>
                        <w:rFonts w:ascii="Calibri" w:eastAsia="Calibri" w:hAnsi="Calibri" w:cs="Calibri"/>
                        <w:noProof/>
                        <w:color w:val="000000"/>
                        <w:sz w:val="20"/>
                        <w:szCs w:val="20"/>
                      </w:rPr>
                    </w:pPr>
                    <w:r w:rsidRPr="007A6503">
                      <w:rPr>
                        <w:rFonts w:ascii="Calibri" w:eastAsia="Calibri" w:hAnsi="Calibri" w:cs="Calibri"/>
                        <w:noProof/>
                        <w:color w:val="000000"/>
                        <w:sz w:val="20"/>
                        <w:szCs w:val="20"/>
                      </w:rPr>
                      <w:t>Official Use Only</w:t>
                    </w:r>
                  </w:p>
                </w:txbxContent>
              </v:textbox>
              <w10:wrap anchorx="page" anchory="page"/>
            </v:shape>
          </w:pict>
        </mc:Fallback>
      </mc:AlternateContent>
    </w:r>
    <w:r>
      <w:rPr>
        <w:rStyle w:val="Sidetal"/>
      </w:rPr>
      <w:fldChar w:fldCharType="begin"/>
    </w:r>
    <w:r>
      <w:rPr>
        <w:rStyle w:val="Sidetal"/>
      </w:rPr>
      <w:instrText xml:space="preserve">PAGE  </w:instrText>
    </w:r>
    <w:r>
      <w:rPr>
        <w:rStyle w:val="Sidetal"/>
      </w:rPr>
      <w:fldChar w:fldCharType="end"/>
    </w:r>
  </w:p>
  <w:p w14:paraId="1354864C" w14:textId="77777777" w:rsidR="00843843" w:rsidRDefault="00843843">
    <w:pPr>
      <w:pStyle w:val="Sidefo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EDF76" w14:textId="43464336" w:rsidR="00843843" w:rsidRDefault="007A6503">
    <w:pPr>
      <w:pStyle w:val="Sidefod"/>
      <w:framePr w:wrap="around" w:vAnchor="text" w:hAnchor="margin" w:xAlign="right" w:y="1"/>
      <w:rPr>
        <w:rStyle w:val="Sidetal"/>
      </w:rPr>
    </w:pPr>
    <w:r>
      <w:rPr>
        <w:noProof/>
      </w:rPr>
      <mc:AlternateContent>
        <mc:Choice Requires="wps">
          <w:drawing>
            <wp:anchor distT="0" distB="0" distL="0" distR="0" simplePos="0" relativeHeight="251661316" behindDoc="0" locked="0" layoutInCell="1" allowOverlap="1" wp14:anchorId="798D5065" wp14:editId="45E9D846">
              <wp:simplePos x="6774180" y="9424035"/>
              <wp:positionH relativeFrom="page">
                <wp:align>right</wp:align>
              </wp:positionH>
              <wp:positionV relativeFrom="page">
                <wp:align>bottom</wp:align>
              </wp:positionV>
              <wp:extent cx="1106805" cy="345440"/>
              <wp:effectExtent l="0" t="0" r="0" b="0"/>
              <wp:wrapNone/>
              <wp:docPr id="72619842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6805" cy="345440"/>
                      </a:xfrm>
                      <a:prstGeom prst="rect">
                        <a:avLst/>
                      </a:prstGeom>
                      <a:noFill/>
                      <a:ln>
                        <a:noFill/>
                      </a:ln>
                    </wps:spPr>
                    <wps:txbx>
                      <w:txbxContent>
                        <w:p w14:paraId="28934361" w14:textId="348CB655" w:rsidR="007A6503" w:rsidRPr="007A6503" w:rsidRDefault="007A6503" w:rsidP="007A6503">
                          <w:pPr>
                            <w:rPr>
                              <w:rFonts w:ascii="Calibri" w:eastAsia="Calibri" w:hAnsi="Calibri" w:cs="Calibri"/>
                              <w:noProof/>
                              <w:color w:val="000000"/>
                              <w:sz w:val="20"/>
                              <w:szCs w:val="20"/>
                            </w:rPr>
                          </w:pPr>
                          <w:r w:rsidRPr="007A6503">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98D5065" id="_x0000_t202" coordsize="21600,21600" o:spt="202" path="m,l,21600r21600,l21600,xe">
              <v:stroke joinstyle="miter"/>
              <v:path gradientshapeok="t" o:connecttype="rect"/>
            </v:shapetype>
            <v:shape id="Text Box 3" o:spid="_x0000_s1027" type="#_x0000_t202" alt="Official Use Only" style="position:absolute;margin-left:35.95pt;margin-top:0;width:87.15pt;height:27.2pt;z-index:25166131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" filled="f" stroked="f">
              <v:textbox style="mso-fit-shape-to-text:t" inset="0,0,20pt,15pt">
                <w:txbxContent>
                  <w:p w14:paraId="28934361" w14:textId="348CB655" w:rsidR="007A6503" w:rsidRPr="007A6503" w:rsidRDefault="007A6503" w:rsidP="007A6503">
                    <w:pPr>
                      <w:rPr>
                        <w:rFonts w:ascii="Calibri" w:eastAsia="Calibri" w:hAnsi="Calibri" w:cs="Calibri"/>
                        <w:noProof/>
                        <w:color w:val="000000"/>
                        <w:sz w:val="20"/>
                        <w:szCs w:val="20"/>
                      </w:rPr>
                    </w:pPr>
                    <w:r w:rsidRPr="007A6503">
                      <w:rPr>
                        <w:rFonts w:ascii="Calibri" w:eastAsia="Calibri" w:hAnsi="Calibri" w:cs="Calibri"/>
                        <w:noProof/>
                        <w:color w:val="000000"/>
                        <w:sz w:val="20"/>
                        <w:szCs w:val="20"/>
                      </w:rPr>
                      <w:t>Official Use Only</w:t>
                    </w:r>
                  </w:p>
                </w:txbxContent>
              </v:textbox>
              <w10:wrap anchorx="page" anchory="page"/>
            </v:shape>
          </w:pict>
        </mc:Fallback>
      </mc:AlternateContent>
    </w:r>
    <w:r>
      <w:rPr>
        <w:rStyle w:val="Sidetal"/>
      </w:rPr>
      <w:fldChar w:fldCharType="begin"/>
    </w:r>
    <w:r>
      <w:rPr>
        <w:rStyle w:val="Sidetal"/>
      </w:rPr>
      <w:instrText xml:space="preserve">PAGE  </w:instrText>
    </w:r>
    <w:r>
      <w:rPr>
        <w:rStyle w:val="Sidetal"/>
      </w:rPr>
      <w:fldChar w:fldCharType="separate"/>
    </w:r>
    <w:r>
      <w:rPr>
        <w:rStyle w:val="Sidetal"/>
        <w:noProof/>
      </w:rPr>
      <w:t>12</w:t>
    </w:r>
    <w:r>
      <w:rPr>
        <w:rStyle w:val="Sidetal"/>
      </w:rPr>
      <w:fldChar w:fldCharType="end"/>
    </w:r>
  </w:p>
  <w:p w14:paraId="21EF833E" w14:textId="77777777" w:rsidR="00843843" w:rsidRDefault="00843843">
    <w:pPr>
      <w:pStyle w:val="Sidefod"/>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A23FA" w14:textId="39549B61" w:rsidR="007A6503" w:rsidRDefault="007A6503">
    <w:pPr>
      <w:pStyle w:val="Sidefod"/>
    </w:pPr>
    <w:r>
      <w:rPr>
        <w:noProof/>
      </w:rPr>
      <mc:AlternateContent>
        <mc:Choice Requires="wps">
          <w:drawing>
            <wp:anchor distT="0" distB="0" distL="0" distR="0" simplePos="0" relativeHeight="251659268" behindDoc="0" locked="0" layoutInCell="1" allowOverlap="1" wp14:anchorId="7DD9ADF4" wp14:editId="34A56D08">
              <wp:simplePos x="914400" y="9424988"/>
              <wp:positionH relativeFrom="page">
                <wp:align>right</wp:align>
              </wp:positionH>
              <wp:positionV relativeFrom="page">
                <wp:align>bottom</wp:align>
              </wp:positionV>
              <wp:extent cx="1106805" cy="345440"/>
              <wp:effectExtent l="0" t="0" r="0" b="0"/>
              <wp:wrapNone/>
              <wp:docPr id="1532424994"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6805" cy="345440"/>
                      </a:xfrm>
                      <a:prstGeom prst="rect">
                        <a:avLst/>
                      </a:prstGeom>
                      <a:noFill/>
                      <a:ln>
                        <a:noFill/>
                      </a:ln>
                    </wps:spPr>
                    <wps:txbx>
                      <w:txbxContent>
                        <w:p w14:paraId="5FA6FAB5" w14:textId="23ECE1C6" w:rsidR="007A6503" w:rsidRPr="007A6503" w:rsidRDefault="007A6503" w:rsidP="007A6503">
                          <w:pPr>
                            <w:rPr>
                              <w:rFonts w:ascii="Calibri" w:eastAsia="Calibri" w:hAnsi="Calibri" w:cs="Calibri"/>
                              <w:noProof/>
                              <w:color w:val="000000"/>
                              <w:sz w:val="20"/>
                              <w:szCs w:val="20"/>
                            </w:rPr>
                          </w:pPr>
                          <w:r w:rsidRPr="007A6503">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DD9ADF4" id="_x0000_t202" coordsize="21600,21600" o:spt="202" path="m,l,21600r21600,l21600,xe">
              <v:stroke joinstyle="miter"/>
              <v:path gradientshapeok="t" o:connecttype="rect"/>
            </v:shapetype>
            <v:shape id="Text Box 1" o:spid="_x0000_s1028" type="#_x0000_t202" alt="Official Use Only" style="position:absolute;margin-left:35.95pt;margin-top:0;width:87.15pt;height:27.2pt;z-index:25165926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" filled="f" stroked="f">
              <v:textbox style="mso-fit-shape-to-text:t" inset="0,0,20pt,15pt">
                <w:txbxContent>
                  <w:p w14:paraId="5FA6FAB5" w14:textId="23ECE1C6" w:rsidR="007A6503" w:rsidRPr="007A6503" w:rsidRDefault="007A6503" w:rsidP="007A6503">
                    <w:pPr>
                      <w:rPr>
                        <w:rFonts w:ascii="Calibri" w:eastAsia="Calibri" w:hAnsi="Calibri" w:cs="Calibri"/>
                        <w:noProof/>
                        <w:color w:val="000000"/>
                        <w:sz w:val="20"/>
                        <w:szCs w:val="20"/>
                      </w:rPr>
                    </w:pPr>
                    <w:r w:rsidRPr="007A6503">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2D8F6" w14:textId="77777777" w:rsidR="00B7143D" w:rsidRDefault="00B7143D">
      <w:r>
        <w:separator/>
      </w:r>
    </w:p>
  </w:footnote>
  <w:footnote w:type="continuationSeparator" w:id="0">
    <w:p w14:paraId="7872D4D5" w14:textId="77777777" w:rsidR="00B7143D" w:rsidRDefault="00B7143D">
      <w:r>
        <w:continuationSeparator/>
      </w:r>
    </w:p>
  </w:footnote>
  <w:footnote w:type="continuationNotice" w:id="1">
    <w:p w14:paraId="2811AF53" w14:textId="77777777" w:rsidR="00B7143D" w:rsidRDefault="00B714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EDE66" w14:textId="77777777" w:rsidR="00843843" w:rsidRDefault="00003613">
    <w:pPr>
      <w:pStyle w:val="Sidehoved"/>
    </w:pPr>
    <w:r>
      <w:rPr>
        <w:noProof/>
        <w:lang w:eastAsia="en-US"/>
      </w:rPr>
      <w:drawing>
        <wp:anchor distT="0" distB="0" distL="114300" distR="114300" simplePos="0" relativeHeight="251658240" behindDoc="0" locked="0" layoutInCell="1" allowOverlap="1" wp14:anchorId="279E8F04" wp14:editId="08E1555D">
          <wp:simplePos x="0" y="0"/>
          <wp:positionH relativeFrom="column">
            <wp:posOffset>4398010</wp:posOffset>
          </wp:positionH>
          <wp:positionV relativeFrom="paragraph">
            <wp:posOffset>-209794</wp:posOffset>
          </wp:positionV>
          <wp:extent cx="1504950" cy="375285"/>
          <wp:effectExtent l="0" t="0" r="0" b="5715"/>
          <wp:wrapTopAndBottom/>
          <wp:docPr id="386532498" name="Picture 386532498" descr="State Secretariat for Economic Affairs SE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ate Secretariat for Economic Affairs SE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375285"/>
                  </a:xfrm>
                  <a:prstGeom prst="rect">
                    <a:avLst/>
                  </a:prstGeom>
                  <a:noFill/>
                  <a:ln>
                    <a:noFill/>
                  </a:ln>
                </pic:spPr>
              </pic:pic>
            </a:graphicData>
          </a:graphic>
        </wp:anchor>
      </w:drawing>
    </w:r>
    <w:r>
      <w:rPr>
        <w:noProof/>
        <w:lang w:eastAsia="en-US"/>
      </w:rPr>
      <w:drawing>
        <wp:anchor distT="0" distB="0" distL="114300" distR="114300" simplePos="0" relativeHeight="251658241" behindDoc="0" locked="0" layoutInCell="1" allowOverlap="1" wp14:anchorId="47947A25" wp14:editId="261EC179">
          <wp:simplePos x="0" y="0"/>
          <wp:positionH relativeFrom="column">
            <wp:posOffset>22957</wp:posOffset>
          </wp:positionH>
          <wp:positionV relativeFrom="paragraph">
            <wp:posOffset>-211016</wp:posOffset>
          </wp:positionV>
          <wp:extent cx="1758315" cy="347980"/>
          <wp:effectExtent l="0" t="0" r="0" b="0"/>
          <wp:wrapSquare wrapText="bothSides"/>
          <wp:docPr id="1436908350" name="Picture 143690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58315" cy="34798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42157" w14:textId="77777777" w:rsidR="00843843" w:rsidRDefault="00003613">
    <w:pPr>
      <w:pStyle w:val="Sidehoved"/>
    </w:pPr>
    <w:r>
      <w:rPr>
        <w:noProof/>
      </w:rPr>
      <w:drawing>
        <wp:anchor distT="0" distB="0" distL="114300" distR="114300" simplePos="0" relativeHeight="251658244" behindDoc="0" locked="0" layoutInCell="1" allowOverlap="1" wp14:anchorId="04F1053E" wp14:editId="2D62DD89">
          <wp:simplePos x="0" y="0"/>
          <wp:positionH relativeFrom="margin">
            <wp:posOffset>-47625</wp:posOffset>
          </wp:positionH>
          <wp:positionV relativeFrom="paragraph">
            <wp:posOffset>94615</wp:posOffset>
          </wp:positionV>
          <wp:extent cx="1266190" cy="573405"/>
          <wp:effectExtent l="0" t="0" r="0" b="0"/>
          <wp:wrapSquare wrapText="bothSides"/>
          <wp:docPr id="2" name="Picture 2" descr="Logo&#10;&#10;Description automatically generated">
            <a:extLst xmlns:a="http://schemas.openxmlformats.org/drawingml/2006/main">
              <a:ext uri="{FF2B5EF4-FFF2-40B4-BE49-F238E27FC236}">
                <a16:creationId xmlns:a16="http://schemas.microsoft.com/office/drawing/2014/main" id="{5CB04792-9635-4B2F-94B3-24C2092F56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10;&#10;Description automatically generated">
                    <a:extLst>
                      <a:ext uri="{FF2B5EF4-FFF2-40B4-BE49-F238E27FC236}">
                        <a16:creationId xmlns:a16="http://schemas.microsoft.com/office/drawing/2014/main" id="{5CB04792-9635-4B2F-94B3-24C2092F567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6190" cy="5734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44D9AB95" wp14:editId="6D9852A9">
          <wp:simplePos x="0" y="0"/>
          <wp:positionH relativeFrom="margin">
            <wp:posOffset>2476500</wp:posOffset>
          </wp:positionH>
          <wp:positionV relativeFrom="paragraph">
            <wp:posOffset>142240</wp:posOffset>
          </wp:positionV>
          <wp:extent cx="707390" cy="474980"/>
          <wp:effectExtent l="0" t="0" r="0" b="1270"/>
          <wp:wrapSquare wrapText="bothSides"/>
          <wp:docPr id="4" name="Picture 4" descr="A picture containing text, clipart&#10;&#10;Description automatically generated">
            <a:extLst xmlns:a="http://schemas.openxmlformats.org/drawingml/2006/main">
              <a:ext uri="{FF2B5EF4-FFF2-40B4-BE49-F238E27FC236}">
                <a16:creationId xmlns:a16="http://schemas.microsoft.com/office/drawing/2014/main" id="{1BBA5157-97A5-42A6-BD83-07639C958B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picture containing text, clipart&#10;&#10;Description automatically generated">
                    <a:extLst>
                      <a:ext uri="{FF2B5EF4-FFF2-40B4-BE49-F238E27FC236}">
                        <a16:creationId xmlns:a16="http://schemas.microsoft.com/office/drawing/2014/main" id="{1BBA5157-97A5-42A6-BD83-07639C958B0A}"/>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07390" cy="474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0" locked="0" layoutInCell="1" allowOverlap="1" wp14:anchorId="07A80DF1" wp14:editId="552B836F">
          <wp:simplePos x="0" y="0"/>
          <wp:positionH relativeFrom="column">
            <wp:posOffset>4248150</wp:posOffset>
          </wp:positionH>
          <wp:positionV relativeFrom="paragraph">
            <wp:posOffset>-209550</wp:posOffset>
          </wp:positionV>
          <wp:extent cx="1971675" cy="982518"/>
          <wp:effectExtent l="0" t="0" r="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971675" cy="982518"/>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7083"/>
    <w:multiLevelType w:val="hybridMultilevel"/>
    <w:tmpl w:val="4036A9A6"/>
    <w:lvl w:ilvl="0" w:tplc="D1763162">
      <w:start w:val="1"/>
      <w:numFmt w:val="bullet"/>
      <w:lvlText w:val="•"/>
      <w:lvlJc w:val="left"/>
      <w:pPr>
        <w:tabs>
          <w:tab w:val="num" w:pos="720"/>
        </w:tabs>
        <w:ind w:left="720" w:hanging="360"/>
      </w:pPr>
      <w:rPr>
        <w:rFonts w:ascii="Arial" w:hAnsi="Arial" w:hint="default"/>
      </w:rPr>
    </w:lvl>
    <w:lvl w:ilvl="1" w:tplc="C61CBD7C">
      <w:start w:val="1"/>
      <w:numFmt w:val="bullet"/>
      <w:lvlText w:val="•"/>
      <w:lvlJc w:val="left"/>
      <w:pPr>
        <w:tabs>
          <w:tab w:val="num" w:pos="1440"/>
        </w:tabs>
        <w:ind w:left="1440" w:hanging="360"/>
      </w:pPr>
      <w:rPr>
        <w:rFonts w:ascii="Arial" w:hAnsi="Arial" w:hint="default"/>
      </w:rPr>
    </w:lvl>
    <w:lvl w:ilvl="2" w:tplc="D7628770">
      <w:numFmt w:val="bullet"/>
      <w:lvlText w:val="•"/>
      <w:lvlJc w:val="left"/>
      <w:pPr>
        <w:tabs>
          <w:tab w:val="num" w:pos="2160"/>
        </w:tabs>
        <w:ind w:left="2160" w:hanging="360"/>
      </w:pPr>
      <w:rPr>
        <w:rFonts w:ascii="Arial" w:hAnsi="Arial" w:hint="default"/>
      </w:rPr>
    </w:lvl>
    <w:lvl w:ilvl="3" w:tplc="5F48A3D6" w:tentative="1">
      <w:start w:val="1"/>
      <w:numFmt w:val="bullet"/>
      <w:lvlText w:val="•"/>
      <w:lvlJc w:val="left"/>
      <w:pPr>
        <w:tabs>
          <w:tab w:val="num" w:pos="2880"/>
        </w:tabs>
        <w:ind w:left="2880" w:hanging="360"/>
      </w:pPr>
      <w:rPr>
        <w:rFonts w:ascii="Arial" w:hAnsi="Arial" w:hint="default"/>
      </w:rPr>
    </w:lvl>
    <w:lvl w:ilvl="4" w:tplc="D066959C" w:tentative="1">
      <w:start w:val="1"/>
      <w:numFmt w:val="bullet"/>
      <w:lvlText w:val="•"/>
      <w:lvlJc w:val="left"/>
      <w:pPr>
        <w:tabs>
          <w:tab w:val="num" w:pos="3600"/>
        </w:tabs>
        <w:ind w:left="3600" w:hanging="360"/>
      </w:pPr>
      <w:rPr>
        <w:rFonts w:ascii="Arial" w:hAnsi="Arial" w:hint="default"/>
      </w:rPr>
    </w:lvl>
    <w:lvl w:ilvl="5" w:tplc="24F2D340" w:tentative="1">
      <w:start w:val="1"/>
      <w:numFmt w:val="bullet"/>
      <w:lvlText w:val="•"/>
      <w:lvlJc w:val="left"/>
      <w:pPr>
        <w:tabs>
          <w:tab w:val="num" w:pos="4320"/>
        </w:tabs>
        <w:ind w:left="4320" w:hanging="360"/>
      </w:pPr>
      <w:rPr>
        <w:rFonts w:ascii="Arial" w:hAnsi="Arial" w:hint="default"/>
      </w:rPr>
    </w:lvl>
    <w:lvl w:ilvl="6" w:tplc="D3FE657E" w:tentative="1">
      <w:start w:val="1"/>
      <w:numFmt w:val="bullet"/>
      <w:lvlText w:val="•"/>
      <w:lvlJc w:val="left"/>
      <w:pPr>
        <w:tabs>
          <w:tab w:val="num" w:pos="5040"/>
        </w:tabs>
        <w:ind w:left="5040" w:hanging="360"/>
      </w:pPr>
      <w:rPr>
        <w:rFonts w:ascii="Arial" w:hAnsi="Arial" w:hint="default"/>
      </w:rPr>
    </w:lvl>
    <w:lvl w:ilvl="7" w:tplc="2AC4191C" w:tentative="1">
      <w:start w:val="1"/>
      <w:numFmt w:val="bullet"/>
      <w:lvlText w:val="•"/>
      <w:lvlJc w:val="left"/>
      <w:pPr>
        <w:tabs>
          <w:tab w:val="num" w:pos="5760"/>
        </w:tabs>
        <w:ind w:left="5760" w:hanging="360"/>
      </w:pPr>
      <w:rPr>
        <w:rFonts w:ascii="Arial" w:hAnsi="Arial" w:hint="default"/>
      </w:rPr>
    </w:lvl>
    <w:lvl w:ilvl="8" w:tplc="89A4C09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888057D"/>
    <w:multiLevelType w:val="hybridMultilevel"/>
    <w:tmpl w:val="47B438BA"/>
    <w:lvl w:ilvl="0" w:tplc="6E960DA2">
      <w:start w:val="1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65E82"/>
    <w:multiLevelType w:val="multilevel"/>
    <w:tmpl w:val="A1E8BE1E"/>
    <w:lvl w:ilvl="0">
      <w:start w:val="1"/>
      <w:numFmt w:val="decimal"/>
      <w:pStyle w:val="Overskrift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86381B"/>
    <w:multiLevelType w:val="hybridMultilevel"/>
    <w:tmpl w:val="27BE1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05CA9"/>
    <w:multiLevelType w:val="hybridMultilevel"/>
    <w:tmpl w:val="10001216"/>
    <w:lvl w:ilvl="0" w:tplc="5ADC3164">
      <w:start w:val="1"/>
      <w:numFmt w:val="decimal"/>
      <w:pStyle w:val="ParagraphNumbering"/>
      <w:lvlText w:val="%1.     "/>
      <w:lvlJc w:val="left"/>
      <w:pPr>
        <w:tabs>
          <w:tab w:val="num" w:pos="1571"/>
        </w:tabs>
        <w:ind w:left="851" w:firstLine="0"/>
      </w:pPr>
      <w:rPr>
        <w:rFonts w:hint="default"/>
        <w:b/>
        <w:color w:val="000000" w:themeColor="text1"/>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50213B0"/>
    <w:multiLevelType w:val="hybridMultilevel"/>
    <w:tmpl w:val="02500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D1726E"/>
    <w:multiLevelType w:val="hybridMultilevel"/>
    <w:tmpl w:val="4D181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2C5405"/>
    <w:multiLevelType w:val="hybridMultilevel"/>
    <w:tmpl w:val="139A6EAE"/>
    <w:lvl w:ilvl="0" w:tplc="7782520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DC4ACF"/>
    <w:multiLevelType w:val="hybridMultilevel"/>
    <w:tmpl w:val="5BCC3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6C7B69"/>
    <w:multiLevelType w:val="hybridMultilevel"/>
    <w:tmpl w:val="9CFAD0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18654C5"/>
    <w:multiLevelType w:val="hybridMultilevel"/>
    <w:tmpl w:val="BB543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080786"/>
    <w:multiLevelType w:val="hybridMultilevel"/>
    <w:tmpl w:val="B1AA3EF4"/>
    <w:lvl w:ilvl="0" w:tplc="84D42358">
      <w:start w:val="1"/>
      <w:numFmt w:val="bullet"/>
      <w:lvlText w:val="•"/>
      <w:lvlJc w:val="left"/>
      <w:pPr>
        <w:tabs>
          <w:tab w:val="num" w:pos="720"/>
        </w:tabs>
        <w:ind w:left="720" w:hanging="360"/>
      </w:pPr>
      <w:rPr>
        <w:rFonts w:ascii="Arial" w:hAnsi="Arial" w:hint="default"/>
      </w:rPr>
    </w:lvl>
    <w:lvl w:ilvl="1" w:tplc="3B3008EA">
      <w:numFmt w:val="bullet"/>
      <w:lvlText w:val="•"/>
      <w:lvlJc w:val="left"/>
      <w:pPr>
        <w:tabs>
          <w:tab w:val="num" w:pos="1440"/>
        </w:tabs>
        <w:ind w:left="1440" w:hanging="360"/>
      </w:pPr>
      <w:rPr>
        <w:rFonts w:ascii="Arial" w:hAnsi="Arial" w:hint="default"/>
      </w:rPr>
    </w:lvl>
    <w:lvl w:ilvl="2" w:tplc="4D3C50C0" w:tentative="1">
      <w:start w:val="1"/>
      <w:numFmt w:val="bullet"/>
      <w:lvlText w:val="•"/>
      <w:lvlJc w:val="left"/>
      <w:pPr>
        <w:tabs>
          <w:tab w:val="num" w:pos="2160"/>
        </w:tabs>
        <w:ind w:left="2160" w:hanging="360"/>
      </w:pPr>
      <w:rPr>
        <w:rFonts w:ascii="Arial" w:hAnsi="Arial" w:hint="default"/>
      </w:rPr>
    </w:lvl>
    <w:lvl w:ilvl="3" w:tplc="44E0DA68" w:tentative="1">
      <w:start w:val="1"/>
      <w:numFmt w:val="bullet"/>
      <w:lvlText w:val="•"/>
      <w:lvlJc w:val="left"/>
      <w:pPr>
        <w:tabs>
          <w:tab w:val="num" w:pos="2880"/>
        </w:tabs>
        <w:ind w:left="2880" w:hanging="360"/>
      </w:pPr>
      <w:rPr>
        <w:rFonts w:ascii="Arial" w:hAnsi="Arial" w:hint="default"/>
      </w:rPr>
    </w:lvl>
    <w:lvl w:ilvl="4" w:tplc="75C0AAAA" w:tentative="1">
      <w:start w:val="1"/>
      <w:numFmt w:val="bullet"/>
      <w:lvlText w:val="•"/>
      <w:lvlJc w:val="left"/>
      <w:pPr>
        <w:tabs>
          <w:tab w:val="num" w:pos="3600"/>
        </w:tabs>
        <w:ind w:left="3600" w:hanging="360"/>
      </w:pPr>
      <w:rPr>
        <w:rFonts w:ascii="Arial" w:hAnsi="Arial" w:hint="default"/>
      </w:rPr>
    </w:lvl>
    <w:lvl w:ilvl="5" w:tplc="E5C69AB6" w:tentative="1">
      <w:start w:val="1"/>
      <w:numFmt w:val="bullet"/>
      <w:lvlText w:val="•"/>
      <w:lvlJc w:val="left"/>
      <w:pPr>
        <w:tabs>
          <w:tab w:val="num" w:pos="4320"/>
        </w:tabs>
        <w:ind w:left="4320" w:hanging="360"/>
      </w:pPr>
      <w:rPr>
        <w:rFonts w:ascii="Arial" w:hAnsi="Arial" w:hint="default"/>
      </w:rPr>
    </w:lvl>
    <w:lvl w:ilvl="6" w:tplc="E86E5A34" w:tentative="1">
      <w:start w:val="1"/>
      <w:numFmt w:val="bullet"/>
      <w:lvlText w:val="•"/>
      <w:lvlJc w:val="left"/>
      <w:pPr>
        <w:tabs>
          <w:tab w:val="num" w:pos="5040"/>
        </w:tabs>
        <w:ind w:left="5040" w:hanging="360"/>
      </w:pPr>
      <w:rPr>
        <w:rFonts w:ascii="Arial" w:hAnsi="Arial" w:hint="default"/>
      </w:rPr>
    </w:lvl>
    <w:lvl w:ilvl="7" w:tplc="FC46C516" w:tentative="1">
      <w:start w:val="1"/>
      <w:numFmt w:val="bullet"/>
      <w:lvlText w:val="•"/>
      <w:lvlJc w:val="left"/>
      <w:pPr>
        <w:tabs>
          <w:tab w:val="num" w:pos="5760"/>
        </w:tabs>
        <w:ind w:left="5760" w:hanging="360"/>
      </w:pPr>
      <w:rPr>
        <w:rFonts w:ascii="Arial" w:hAnsi="Arial" w:hint="default"/>
      </w:rPr>
    </w:lvl>
    <w:lvl w:ilvl="8" w:tplc="4E5809F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26333BC"/>
    <w:multiLevelType w:val="hybridMultilevel"/>
    <w:tmpl w:val="D93211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49F7E74"/>
    <w:multiLevelType w:val="hybridMultilevel"/>
    <w:tmpl w:val="08DE8EAE"/>
    <w:lvl w:ilvl="0" w:tplc="4CB29BF4">
      <w:start w:val="1"/>
      <w:numFmt w:val="bullet"/>
      <w:lvlText w:val="•"/>
      <w:lvlJc w:val="left"/>
      <w:pPr>
        <w:tabs>
          <w:tab w:val="num" w:pos="720"/>
        </w:tabs>
        <w:ind w:left="720" w:hanging="360"/>
      </w:pPr>
      <w:rPr>
        <w:rFonts w:ascii="Arial" w:hAnsi="Arial" w:hint="default"/>
      </w:rPr>
    </w:lvl>
    <w:lvl w:ilvl="1" w:tplc="82BCF034">
      <w:numFmt w:val="bullet"/>
      <w:lvlText w:val="•"/>
      <w:lvlJc w:val="left"/>
      <w:pPr>
        <w:tabs>
          <w:tab w:val="num" w:pos="1440"/>
        </w:tabs>
        <w:ind w:left="1440" w:hanging="360"/>
      </w:pPr>
      <w:rPr>
        <w:rFonts w:ascii="Arial" w:hAnsi="Arial" w:hint="default"/>
      </w:rPr>
    </w:lvl>
    <w:lvl w:ilvl="2" w:tplc="9044EDDE" w:tentative="1">
      <w:start w:val="1"/>
      <w:numFmt w:val="bullet"/>
      <w:lvlText w:val="•"/>
      <w:lvlJc w:val="left"/>
      <w:pPr>
        <w:tabs>
          <w:tab w:val="num" w:pos="2160"/>
        </w:tabs>
        <w:ind w:left="2160" w:hanging="360"/>
      </w:pPr>
      <w:rPr>
        <w:rFonts w:ascii="Arial" w:hAnsi="Arial" w:hint="default"/>
      </w:rPr>
    </w:lvl>
    <w:lvl w:ilvl="3" w:tplc="05D06AD0" w:tentative="1">
      <w:start w:val="1"/>
      <w:numFmt w:val="bullet"/>
      <w:lvlText w:val="•"/>
      <w:lvlJc w:val="left"/>
      <w:pPr>
        <w:tabs>
          <w:tab w:val="num" w:pos="2880"/>
        </w:tabs>
        <w:ind w:left="2880" w:hanging="360"/>
      </w:pPr>
      <w:rPr>
        <w:rFonts w:ascii="Arial" w:hAnsi="Arial" w:hint="default"/>
      </w:rPr>
    </w:lvl>
    <w:lvl w:ilvl="4" w:tplc="2C10AB8A" w:tentative="1">
      <w:start w:val="1"/>
      <w:numFmt w:val="bullet"/>
      <w:lvlText w:val="•"/>
      <w:lvlJc w:val="left"/>
      <w:pPr>
        <w:tabs>
          <w:tab w:val="num" w:pos="3600"/>
        </w:tabs>
        <w:ind w:left="3600" w:hanging="360"/>
      </w:pPr>
      <w:rPr>
        <w:rFonts w:ascii="Arial" w:hAnsi="Arial" w:hint="default"/>
      </w:rPr>
    </w:lvl>
    <w:lvl w:ilvl="5" w:tplc="56AC5A16" w:tentative="1">
      <w:start w:val="1"/>
      <w:numFmt w:val="bullet"/>
      <w:lvlText w:val="•"/>
      <w:lvlJc w:val="left"/>
      <w:pPr>
        <w:tabs>
          <w:tab w:val="num" w:pos="4320"/>
        </w:tabs>
        <w:ind w:left="4320" w:hanging="360"/>
      </w:pPr>
      <w:rPr>
        <w:rFonts w:ascii="Arial" w:hAnsi="Arial" w:hint="default"/>
      </w:rPr>
    </w:lvl>
    <w:lvl w:ilvl="6" w:tplc="6F7C7956" w:tentative="1">
      <w:start w:val="1"/>
      <w:numFmt w:val="bullet"/>
      <w:lvlText w:val="•"/>
      <w:lvlJc w:val="left"/>
      <w:pPr>
        <w:tabs>
          <w:tab w:val="num" w:pos="5040"/>
        </w:tabs>
        <w:ind w:left="5040" w:hanging="360"/>
      </w:pPr>
      <w:rPr>
        <w:rFonts w:ascii="Arial" w:hAnsi="Arial" w:hint="default"/>
      </w:rPr>
    </w:lvl>
    <w:lvl w:ilvl="7" w:tplc="4B58BBF2" w:tentative="1">
      <w:start w:val="1"/>
      <w:numFmt w:val="bullet"/>
      <w:lvlText w:val="•"/>
      <w:lvlJc w:val="left"/>
      <w:pPr>
        <w:tabs>
          <w:tab w:val="num" w:pos="5760"/>
        </w:tabs>
        <w:ind w:left="5760" w:hanging="360"/>
      </w:pPr>
      <w:rPr>
        <w:rFonts w:ascii="Arial" w:hAnsi="Arial" w:hint="default"/>
      </w:rPr>
    </w:lvl>
    <w:lvl w:ilvl="8" w:tplc="DE24855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71E3B84"/>
    <w:multiLevelType w:val="hybridMultilevel"/>
    <w:tmpl w:val="EDD82666"/>
    <w:lvl w:ilvl="0" w:tplc="9ADEA608">
      <w:start w:val="1"/>
      <w:numFmt w:val="bullet"/>
      <w:lvlText w:val="•"/>
      <w:lvlJc w:val="left"/>
      <w:pPr>
        <w:tabs>
          <w:tab w:val="num" w:pos="720"/>
        </w:tabs>
        <w:ind w:left="720" w:hanging="360"/>
      </w:pPr>
      <w:rPr>
        <w:rFonts w:ascii="Arial" w:hAnsi="Arial" w:hint="default"/>
      </w:rPr>
    </w:lvl>
    <w:lvl w:ilvl="1" w:tplc="F81E5534">
      <w:start w:val="1"/>
      <w:numFmt w:val="bullet"/>
      <w:lvlText w:val="•"/>
      <w:lvlJc w:val="left"/>
      <w:pPr>
        <w:tabs>
          <w:tab w:val="num" w:pos="1440"/>
        </w:tabs>
        <w:ind w:left="1440" w:hanging="360"/>
      </w:pPr>
      <w:rPr>
        <w:rFonts w:ascii="Arial" w:hAnsi="Arial" w:hint="default"/>
      </w:rPr>
    </w:lvl>
    <w:lvl w:ilvl="2" w:tplc="238042DE">
      <w:numFmt w:val="bullet"/>
      <w:lvlText w:val="•"/>
      <w:lvlJc w:val="left"/>
      <w:pPr>
        <w:tabs>
          <w:tab w:val="num" w:pos="2160"/>
        </w:tabs>
        <w:ind w:left="2160" w:hanging="360"/>
      </w:pPr>
      <w:rPr>
        <w:rFonts w:ascii="Arial" w:hAnsi="Arial" w:hint="default"/>
      </w:rPr>
    </w:lvl>
    <w:lvl w:ilvl="3" w:tplc="AEF475A6" w:tentative="1">
      <w:start w:val="1"/>
      <w:numFmt w:val="bullet"/>
      <w:lvlText w:val="•"/>
      <w:lvlJc w:val="left"/>
      <w:pPr>
        <w:tabs>
          <w:tab w:val="num" w:pos="2880"/>
        </w:tabs>
        <w:ind w:left="2880" w:hanging="360"/>
      </w:pPr>
      <w:rPr>
        <w:rFonts w:ascii="Arial" w:hAnsi="Arial" w:hint="default"/>
      </w:rPr>
    </w:lvl>
    <w:lvl w:ilvl="4" w:tplc="BC1040E0" w:tentative="1">
      <w:start w:val="1"/>
      <w:numFmt w:val="bullet"/>
      <w:lvlText w:val="•"/>
      <w:lvlJc w:val="left"/>
      <w:pPr>
        <w:tabs>
          <w:tab w:val="num" w:pos="3600"/>
        </w:tabs>
        <w:ind w:left="3600" w:hanging="360"/>
      </w:pPr>
      <w:rPr>
        <w:rFonts w:ascii="Arial" w:hAnsi="Arial" w:hint="default"/>
      </w:rPr>
    </w:lvl>
    <w:lvl w:ilvl="5" w:tplc="66B831FA" w:tentative="1">
      <w:start w:val="1"/>
      <w:numFmt w:val="bullet"/>
      <w:lvlText w:val="•"/>
      <w:lvlJc w:val="left"/>
      <w:pPr>
        <w:tabs>
          <w:tab w:val="num" w:pos="4320"/>
        </w:tabs>
        <w:ind w:left="4320" w:hanging="360"/>
      </w:pPr>
      <w:rPr>
        <w:rFonts w:ascii="Arial" w:hAnsi="Arial" w:hint="default"/>
      </w:rPr>
    </w:lvl>
    <w:lvl w:ilvl="6" w:tplc="B016E302" w:tentative="1">
      <w:start w:val="1"/>
      <w:numFmt w:val="bullet"/>
      <w:lvlText w:val="•"/>
      <w:lvlJc w:val="left"/>
      <w:pPr>
        <w:tabs>
          <w:tab w:val="num" w:pos="5040"/>
        </w:tabs>
        <w:ind w:left="5040" w:hanging="360"/>
      </w:pPr>
      <w:rPr>
        <w:rFonts w:ascii="Arial" w:hAnsi="Arial" w:hint="default"/>
      </w:rPr>
    </w:lvl>
    <w:lvl w:ilvl="7" w:tplc="598241CC" w:tentative="1">
      <w:start w:val="1"/>
      <w:numFmt w:val="bullet"/>
      <w:lvlText w:val="•"/>
      <w:lvlJc w:val="left"/>
      <w:pPr>
        <w:tabs>
          <w:tab w:val="num" w:pos="5760"/>
        </w:tabs>
        <w:ind w:left="5760" w:hanging="360"/>
      </w:pPr>
      <w:rPr>
        <w:rFonts w:ascii="Arial" w:hAnsi="Arial" w:hint="default"/>
      </w:rPr>
    </w:lvl>
    <w:lvl w:ilvl="8" w:tplc="7936738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CC50AD1"/>
    <w:multiLevelType w:val="hybridMultilevel"/>
    <w:tmpl w:val="5B542D1E"/>
    <w:lvl w:ilvl="0" w:tplc="333A9018">
      <w:start w:val="1"/>
      <w:numFmt w:val="bullet"/>
      <w:lvlText w:val="•"/>
      <w:lvlJc w:val="left"/>
      <w:pPr>
        <w:tabs>
          <w:tab w:val="num" w:pos="720"/>
        </w:tabs>
        <w:ind w:left="720" w:hanging="360"/>
      </w:pPr>
      <w:rPr>
        <w:rFonts w:ascii="Arial" w:hAnsi="Arial" w:hint="default"/>
      </w:rPr>
    </w:lvl>
    <w:lvl w:ilvl="1" w:tplc="86EC8E80">
      <w:numFmt w:val="bullet"/>
      <w:lvlText w:val="•"/>
      <w:lvlJc w:val="left"/>
      <w:pPr>
        <w:tabs>
          <w:tab w:val="num" w:pos="1440"/>
        </w:tabs>
        <w:ind w:left="1440" w:hanging="360"/>
      </w:pPr>
      <w:rPr>
        <w:rFonts w:ascii="Arial" w:hAnsi="Arial" w:hint="default"/>
      </w:rPr>
    </w:lvl>
    <w:lvl w:ilvl="2" w:tplc="2A989306">
      <w:start w:val="1"/>
      <w:numFmt w:val="bullet"/>
      <w:lvlText w:val="•"/>
      <w:lvlJc w:val="left"/>
      <w:pPr>
        <w:tabs>
          <w:tab w:val="num" w:pos="2160"/>
        </w:tabs>
        <w:ind w:left="2160" w:hanging="360"/>
      </w:pPr>
      <w:rPr>
        <w:rFonts w:ascii="Arial" w:hAnsi="Arial" w:hint="default"/>
      </w:rPr>
    </w:lvl>
    <w:lvl w:ilvl="3" w:tplc="E834BE42" w:tentative="1">
      <w:start w:val="1"/>
      <w:numFmt w:val="bullet"/>
      <w:lvlText w:val="•"/>
      <w:lvlJc w:val="left"/>
      <w:pPr>
        <w:tabs>
          <w:tab w:val="num" w:pos="2880"/>
        </w:tabs>
        <w:ind w:left="2880" w:hanging="360"/>
      </w:pPr>
      <w:rPr>
        <w:rFonts w:ascii="Arial" w:hAnsi="Arial" w:hint="default"/>
      </w:rPr>
    </w:lvl>
    <w:lvl w:ilvl="4" w:tplc="A1E8B122" w:tentative="1">
      <w:start w:val="1"/>
      <w:numFmt w:val="bullet"/>
      <w:lvlText w:val="•"/>
      <w:lvlJc w:val="left"/>
      <w:pPr>
        <w:tabs>
          <w:tab w:val="num" w:pos="3600"/>
        </w:tabs>
        <w:ind w:left="3600" w:hanging="360"/>
      </w:pPr>
      <w:rPr>
        <w:rFonts w:ascii="Arial" w:hAnsi="Arial" w:hint="default"/>
      </w:rPr>
    </w:lvl>
    <w:lvl w:ilvl="5" w:tplc="0C7EB7F6" w:tentative="1">
      <w:start w:val="1"/>
      <w:numFmt w:val="bullet"/>
      <w:lvlText w:val="•"/>
      <w:lvlJc w:val="left"/>
      <w:pPr>
        <w:tabs>
          <w:tab w:val="num" w:pos="4320"/>
        </w:tabs>
        <w:ind w:left="4320" w:hanging="360"/>
      </w:pPr>
      <w:rPr>
        <w:rFonts w:ascii="Arial" w:hAnsi="Arial" w:hint="default"/>
      </w:rPr>
    </w:lvl>
    <w:lvl w:ilvl="6" w:tplc="E7100900" w:tentative="1">
      <w:start w:val="1"/>
      <w:numFmt w:val="bullet"/>
      <w:lvlText w:val="•"/>
      <w:lvlJc w:val="left"/>
      <w:pPr>
        <w:tabs>
          <w:tab w:val="num" w:pos="5040"/>
        </w:tabs>
        <w:ind w:left="5040" w:hanging="360"/>
      </w:pPr>
      <w:rPr>
        <w:rFonts w:ascii="Arial" w:hAnsi="Arial" w:hint="default"/>
      </w:rPr>
    </w:lvl>
    <w:lvl w:ilvl="7" w:tplc="86944628" w:tentative="1">
      <w:start w:val="1"/>
      <w:numFmt w:val="bullet"/>
      <w:lvlText w:val="•"/>
      <w:lvlJc w:val="left"/>
      <w:pPr>
        <w:tabs>
          <w:tab w:val="num" w:pos="5760"/>
        </w:tabs>
        <w:ind w:left="5760" w:hanging="360"/>
      </w:pPr>
      <w:rPr>
        <w:rFonts w:ascii="Arial" w:hAnsi="Arial" w:hint="default"/>
      </w:rPr>
    </w:lvl>
    <w:lvl w:ilvl="8" w:tplc="EB76B80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DAC36B2"/>
    <w:multiLevelType w:val="hybridMultilevel"/>
    <w:tmpl w:val="2556C10E"/>
    <w:lvl w:ilvl="0" w:tplc="F2A8CEFA">
      <w:start w:val="1"/>
      <w:numFmt w:val="bullet"/>
      <w:lvlText w:val="•"/>
      <w:lvlJc w:val="left"/>
      <w:pPr>
        <w:tabs>
          <w:tab w:val="num" w:pos="720"/>
        </w:tabs>
        <w:ind w:left="720" w:hanging="360"/>
      </w:pPr>
      <w:rPr>
        <w:rFonts w:ascii="Arial" w:hAnsi="Arial" w:hint="default"/>
      </w:rPr>
    </w:lvl>
    <w:lvl w:ilvl="1" w:tplc="0810B018" w:tentative="1">
      <w:start w:val="1"/>
      <w:numFmt w:val="bullet"/>
      <w:lvlText w:val="•"/>
      <w:lvlJc w:val="left"/>
      <w:pPr>
        <w:tabs>
          <w:tab w:val="num" w:pos="1440"/>
        </w:tabs>
        <w:ind w:left="1440" w:hanging="360"/>
      </w:pPr>
      <w:rPr>
        <w:rFonts w:ascii="Arial" w:hAnsi="Arial" w:hint="default"/>
      </w:rPr>
    </w:lvl>
    <w:lvl w:ilvl="2" w:tplc="F50A0492" w:tentative="1">
      <w:start w:val="1"/>
      <w:numFmt w:val="bullet"/>
      <w:lvlText w:val="•"/>
      <w:lvlJc w:val="left"/>
      <w:pPr>
        <w:tabs>
          <w:tab w:val="num" w:pos="2160"/>
        </w:tabs>
        <w:ind w:left="2160" w:hanging="360"/>
      </w:pPr>
      <w:rPr>
        <w:rFonts w:ascii="Arial" w:hAnsi="Arial" w:hint="default"/>
      </w:rPr>
    </w:lvl>
    <w:lvl w:ilvl="3" w:tplc="C12C45B0" w:tentative="1">
      <w:start w:val="1"/>
      <w:numFmt w:val="bullet"/>
      <w:lvlText w:val="•"/>
      <w:lvlJc w:val="left"/>
      <w:pPr>
        <w:tabs>
          <w:tab w:val="num" w:pos="2880"/>
        </w:tabs>
        <w:ind w:left="2880" w:hanging="360"/>
      </w:pPr>
      <w:rPr>
        <w:rFonts w:ascii="Arial" w:hAnsi="Arial" w:hint="default"/>
      </w:rPr>
    </w:lvl>
    <w:lvl w:ilvl="4" w:tplc="D46231D0" w:tentative="1">
      <w:start w:val="1"/>
      <w:numFmt w:val="bullet"/>
      <w:lvlText w:val="•"/>
      <w:lvlJc w:val="left"/>
      <w:pPr>
        <w:tabs>
          <w:tab w:val="num" w:pos="3600"/>
        </w:tabs>
        <w:ind w:left="3600" w:hanging="360"/>
      </w:pPr>
      <w:rPr>
        <w:rFonts w:ascii="Arial" w:hAnsi="Arial" w:hint="default"/>
      </w:rPr>
    </w:lvl>
    <w:lvl w:ilvl="5" w:tplc="6382F410" w:tentative="1">
      <w:start w:val="1"/>
      <w:numFmt w:val="bullet"/>
      <w:lvlText w:val="•"/>
      <w:lvlJc w:val="left"/>
      <w:pPr>
        <w:tabs>
          <w:tab w:val="num" w:pos="4320"/>
        </w:tabs>
        <w:ind w:left="4320" w:hanging="360"/>
      </w:pPr>
      <w:rPr>
        <w:rFonts w:ascii="Arial" w:hAnsi="Arial" w:hint="default"/>
      </w:rPr>
    </w:lvl>
    <w:lvl w:ilvl="6" w:tplc="AB72E8BA" w:tentative="1">
      <w:start w:val="1"/>
      <w:numFmt w:val="bullet"/>
      <w:lvlText w:val="•"/>
      <w:lvlJc w:val="left"/>
      <w:pPr>
        <w:tabs>
          <w:tab w:val="num" w:pos="5040"/>
        </w:tabs>
        <w:ind w:left="5040" w:hanging="360"/>
      </w:pPr>
      <w:rPr>
        <w:rFonts w:ascii="Arial" w:hAnsi="Arial" w:hint="default"/>
      </w:rPr>
    </w:lvl>
    <w:lvl w:ilvl="7" w:tplc="AE268552" w:tentative="1">
      <w:start w:val="1"/>
      <w:numFmt w:val="bullet"/>
      <w:lvlText w:val="•"/>
      <w:lvlJc w:val="left"/>
      <w:pPr>
        <w:tabs>
          <w:tab w:val="num" w:pos="5760"/>
        </w:tabs>
        <w:ind w:left="5760" w:hanging="360"/>
      </w:pPr>
      <w:rPr>
        <w:rFonts w:ascii="Arial" w:hAnsi="Arial" w:hint="default"/>
      </w:rPr>
    </w:lvl>
    <w:lvl w:ilvl="8" w:tplc="3EEC4AC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8B76254"/>
    <w:multiLevelType w:val="hybridMultilevel"/>
    <w:tmpl w:val="F4005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4A4393"/>
    <w:multiLevelType w:val="hybridMultilevel"/>
    <w:tmpl w:val="3CAAB566"/>
    <w:lvl w:ilvl="0" w:tplc="C250EEB4">
      <w:start w:val="1"/>
      <w:numFmt w:val="bullet"/>
      <w:lvlText w:val="•"/>
      <w:lvlJc w:val="left"/>
      <w:pPr>
        <w:tabs>
          <w:tab w:val="num" w:pos="720"/>
        </w:tabs>
        <w:ind w:left="720" w:hanging="360"/>
      </w:pPr>
      <w:rPr>
        <w:rFonts w:ascii="Garamond" w:hAnsi="Garamond" w:hint="default"/>
      </w:rPr>
    </w:lvl>
    <w:lvl w:ilvl="1" w:tplc="09B84FCE" w:tentative="1">
      <w:start w:val="1"/>
      <w:numFmt w:val="bullet"/>
      <w:lvlText w:val="•"/>
      <w:lvlJc w:val="left"/>
      <w:pPr>
        <w:tabs>
          <w:tab w:val="num" w:pos="1440"/>
        </w:tabs>
        <w:ind w:left="1440" w:hanging="360"/>
      </w:pPr>
      <w:rPr>
        <w:rFonts w:ascii="Garamond" w:hAnsi="Garamond" w:hint="default"/>
      </w:rPr>
    </w:lvl>
    <w:lvl w:ilvl="2" w:tplc="E1D66F74" w:tentative="1">
      <w:start w:val="1"/>
      <w:numFmt w:val="bullet"/>
      <w:lvlText w:val="•"/>
      <w:lvlJc w:val="left"/>
      <w:pPr>
        <w:tabs>
          <w:tab w:val="num" w:pos="2160"/>
        </w:tabs>
        <w:ind w:left="2160" w:hanging="360"/>
      </w:pPr>
      <w:rPr>
        <w:rFonts w:ascii="Garamond" w:hAnsi="Garamond" w:hint="default"/>
      </w:rPr>
    </w:lvl>
    <w:lvl w:ilvl="3" w:tplc="1E4488E4" w:tentative="1">
      <w:start w:val="1"/>
      <w:numFmt w:val="bullet"/>
      <w:lvlText w:val="•"/>
      <w:lvlJc w:val="left"/>
      <w:pPr>
        <w:tabs>
          <w:tab w:val="num" w:pos="2880"/>
        </w:tabs>
        <w:ind w:left="2880" w:hanging="360"/>
      </w:pPr>
      <w:rPr>
        <w:rFonts w:ascii="Garamond" w:hAnsi="Garamond" w:hint="default"/>
      </w:rPr>
    </w:lvl>
    <w:lvl w:ilvl="4" w:tplc="F206743E" w:tentative="1">
      <w:start w:val="1"/>
      <w:numFmt w:val="bullet"/>
      <w:lvlText w:val="•"/>
      <w:lvlJc w:val="left"/>
      <w:pPr>
        <w:tabs>
          <w:tab w:val="num" w:pos="3600"/>
        </w:tabs>
        <w:ind w:left="3600" w:hanging="360"/>
      </w:pPr>
      <w:rPr>
        <w:rFonts w:ascii="Garamond" w:hAnsi="Garamond" w:hint="default"/>
      </w:rPr>
    </w:lvl>
    <w:lvl w:ilvl="5" w:tplc="E9F4F56C" w:tentative="1">
      <w:start w:val="1"/>
      <w:numFmt w:val="bullet"/>
      <w:lvlText w:val="•"/>
      <w:lvlJc w:val="left"/>
      <w:pPr>
        <w:tabs>
          <w:tab w:val="num" w:pos="4320"/>
        </w:tabs>
        <w:ind w:left="4320" w:hanging="360"/>
      </w:pPr>
      <w:rPr>
        <w:rFonts w:ascii="Garamond" w:hAnsi="Garamond" w:hint="default"/>
      </w:rPr>
    </w:lvl>
    <w:lvl w:ilvl="6" w:tplc="B5981D72" w:tentative="1">
      <w:start w:val="1"/>
      <w:numFmt w:val="bullet"/>
      <w:lvlText w:val="•"/>
      <w:lvlJc w:val="left"/>
      <w:pPr>
        <w:tabs>
          <w:tab w:val="num" w:pos="5040"/>
        </w:tabs>
        <w:ind w:left="5040" w:hanging="360"/>
      </w:pPr>
      <w:rPr>
        <w:rFonts w:ascii="Garamond" w:hAnsi="Garamond" w:hint="default"/>
      </w:rPr>
    </w:lvl>
    <w:lvl w:ilvl="7" w:tplc="0E1CAC2A" w:tentative="1">
      <w:start w:val="1"/>
      <w:numFmt w:val="bullet"/>
      <w:lvlText w:val="•"/>
      <w:lvlJc w:val="left"/>
      <w:pPr>
        <w:tabs>
          <w:tab w:val="num" w:pos="5760"/>
        </w:tabs>
        <w:ind w:left="5760" w:hanging="360"/>
      </w:pPr>
      <w:rPr>
        <w:rFonts w:ascii="Garamond" w:hAnsi="Garamond" w:hint="default"/>
      </w:rPr>
    </w:lvl>
    <w:lvl w:ilvl="8" w:tplc="56F692BA" w:tentative="1">
      <w:start w:val="1"/>
      <w:numFmt w:val="bullet"/>
      <w:lvlText w:val="•"/>
      <w:lvlJc w:val="left"/>
      <w:pPr>
        <w:tabs>
          <w:tab w:val="num" w:pos="6480"/>
        </w:tabs>
        <w:ind w:left="6480" w:hanging="360"/>
      </w:pPr>
      <w:rPr>
        <w:rFonts w:ascii="Garamond" w:hAnsi="Garamond" w:hint="default"/>
      </w:rPr>
    </w:lvl>
  </w:abstractNum>
  <w:abstractNum w:abstractNumId="19" w15:restartNumberingAfterBreak="0">
    <w:nsid w:val="535F296B"/>
    <w:multiLevelType w:val="hybridMultilevel"/>
    <w:tmpl w:val="30743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E162A1"/>
    <w:multiLevelType w:val="hybridMultilevel"/>
    <w:tmpl w:val="EA820BA2"/>
    <w:lvl w:ilvl="0" w:tplc="B70CEF4C">
      <w:start w:val="1"/>
      <w:numFmt w:val="bullet"/>
      <w:lvlText w:val="•"/>
      <w:lvlJc w:val="left"/>
      <w:pPr>
        <w:tabs>
          <w:tab w:val="num" w:pos="720"/>
        </w:tabs>
        <w:ind w:left="720" w:hanging="360"/>
      </w:pPr>
      <w:rPr>
        <w:rFonts w:ascii="Times New Roman" w:hAnsi="Times New Roman" w:hint="default"/>
      </w:rPr>
    </w:lvl>
    <w:lvl w:ilvl="1" w:tplc="E940BBE0" w:tentative="1">
      <w:start w:val="1"/>
      <w:numFmt w:val="bullet"/>
      <w:lvlText w:val="•"/>
      <w:lvlJc w:val="left"/>
      <w:pPr>
        <w:tabs>
          <w:tab w:val="num" w:pos="1440"/>
        </w:tabs>
        <w:ind w:left="1440" w:hanging="360"/>
      </w:pPr>
      <w:rPr>
        <w:rFonts w:ascii="Times New Roman" w:hAnsi="Times New Roman" w:hint="default"/>
      </w:rPr>
    </w:lvl>
    <w:lvl w:ilvl="2" w:tplc="3296128A" w:tentative="1">
      <w:start w:val="1"/>
      <w:numFmt w:val="bullet"/>
      <w:lvlText w:val="•"/>
      <w:lvlJc w:val="left"/>
      <w:pPr>
        <w:tabs>
          <w:tab w:val="num" w:pos="2160"/>
        </w:tabs>
        <w:ind w:left="2160" w:hanging="360"/>
      </w:pPr>
      <w:rPr>
        <w:rFonts w:ascii="Times New Roman" w:hAnsi="Times New Roman" w:hint="default"/>
      </w:rPr>
    </w:lvl>
    <w:lvl w:ilvl="3" w:tplc="B68CC2B0" w:tentative="1">
      <w:start w:val="1"/>
      <w:numFmt w:val="bullet"/>
      <w:lvlText w:val="•"/>
      <w:lvlJc w:val="left"/>
      <w:pPr>
        <w:tabs>
          <w:tab w:val="num" w:pos="2880"/>
        </w:tabs>
        <w:ind w:left="2880" w:hanging="360"/>
      </w:pPr>
      <w:rPr>
        <w:rFonts w:ascii="Times New Roman" w:hAnsi="Times New Roman" w:hint="default"/>
      </w:rPr>
    </w:lvl>
    <w:lvl w:ilvl="4" w:tplc="923688E2" w:tentative="1">
      <w:start w:val="1"/>
      <w:numFmt w:val="bullet"/>
      <w:lvlText w:val="•"/>
      <w:lvlJc w:val="left"/>
      <w:pPr>
        <w:tabs>
          <w:tab w:val="num" w:pos="3600"/>
        </w:tabs>
        <w:ind w:left="3600" w:hanging="360"/>
      </w:pPr>
      <w:rPr>
        <w:rFonts w:ascii="Times New Roman" w:hAnsi="Times New Roman" w:hint="default"/>
      </w:rPr>
    </w:lvl>
    <w:lvl w:ilvl="5" w:tplc="DA023668" w:tentative="1">
      <w:start w:val="1"/>
      <w:numFmt w:val="bullet"/>
      <w:lvlText w:val="•"/>
      <w:lvlJc w:val="left"/>
      <w:pPr>
        <w:tabs>
          <w:tab w:val="num" w:pos="4320"/>
        </w:tabs>
        <w:ind w:left="4320" w:hanging="360"/>
      </w:pPr>
      <w:rPr>
        <w:rFonts w:ascii="Times New Roman" w:hAnsi="Times New Roman" w:hint="default"/>
      </w:rPr>
    </w:lvl>
    <w:lvl w:ilvl="6" w:tplc="9D728BC2" w:tentative="1">
      <w:start w:val="1"/>
      <w:numFmt w:val="bullet"/>
      <w:lvlText w:val="•"/>
      <w:lvlJc w:val="left"/>
      <w:pPr>
        <w:tabs>
          <w:tab w:val="num" w:pos="5040"/>
        </w:tabs>
        <w:ind w:left="5040" w:hanging="360"/>
      </w:pPr>
      <w:rPr>
        <w:rFonts w:ascii="Times New Roman" w:hAnsi="Times New Roman" w:hint="default"/>
      </w:rPr>
    </w:lvl>
    <w:lvl w:ilvl="7" w:tplc="2B62CFDC" w:tentative="1">
      <w:start w:val="1"/>
      <w:numFmt w:val="bullet"/>
      <w:lvlText w:val="•"/>
      <w:lvlJc w:val="left"/>
      <w:pPr>
        <w:tabs>
          <w:tab w:val="num" w:pos="5760"/>
        </w:tabs>
        <w:ind w:left="5760" w:hanging="360"/>
      </w:pPr>
      <w:rPr>
        <w:rFonts w:ascii="Times New Roman" w:hAnsi="Times New Roman" w:hint="default"/>
      </w:rPr>
    </w:lvl>
    <w:lvl w:ilvl="8" w:tplc="DA604C16"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5D746EB9"/>
    <w:multiLevelType w:val="hybridMultilevel"/>
    <w:tmpl w:val="F4005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110883"/>
    <w:multiLevelType w:val="hybridMultilevel"/>
    <w:tmpl w:val="933AAF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610C5539"/>
    <w:multiLevelType w:val="hybridMultilevel"/>
    <w:tmpl w:val="537042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4985D70"/>
    <w:multiLevelType w:val="hybridMultilevel"/>
    <w:tmpl w:val="D1D692D6"/>
    <w:lvl w:ilvl="0" w:tplc="905486AC">
      <w:start w:val="1"/>
      <w:numFmt w:val="bullet"/>
      <w:lvlText w:val="•"/>
      <w:lvlJc w:val="left"/>
      <w:pPr>
        <w:tabs>
          <w:tab w:val="num" w:pos="720"/>
        </w:tabs>
        <w:ind w:left="720" w:hanging="360"/>
      </w:pPr>
      <w:rPr>
        <w:rFonts w:ascii="Arial" w:hAnsi="Arial" w:hint="default"/>
      </w:rPr>
    </w:lvl>
    <w:lvl w:ilvl="1" w:tplc="1B16A33A">
      <w:start w:val="1"/>
      <w:numFmt w:val="decimal"/>
      <w:lvlText w:val="%2."/>
      <w:lvlJc w:val="left"/>
      <w:pPr>
        <w:tabs>
          <w:tab w:val="num" w:pos="1440"/>
        </w:tabs>
        <w:ind w:left="1440" w:hanging="360"/>
      </w:pPr>
    </w:lvl>
    <w:lvl w:ilvl="2" w:tplc="65B8B2AE">
      <w:start w:val="1"/>
      <w:numFmt w:val="bullet"/>
      <w:lvlText w:val="•"/>
      <w:lvlJc w:val="left"/>
      <w:pPr>
        <w:tabs>
          <w:tab w:val="num" w:pos="2160"/>
        </w:tabs>
        <w:ind w:left="2160" w:hanging="360"/>
      </w:pPr>
      <w:rPr>
        <w:rFonts w:ascii="Arial" w:hAnsi="Arial" w:hint="default"/>
      </w:rPr>
    </w:lvl>
    <w:lvl w:ilvl="3" w:tplc="3A007F50" w:tentative="1">
      <w:start w:val="1"/>
      <w:numFmt w:val="bullet"/>
      <w:lvlText w:val="•"/>
      <w:lvlJc w:val="left"/>
      <w:pPr>
        <w:tabs>
          <w:tab w:val="num" w:pos="2880"/>
        </w:tabs>
        <w:ind w:left="2880" w:hanging="360"/>
      </w:pPr>
      <w:rPr>
        <w:rFonts w:ascii="Arial" w:hAnsi="Arial" w:hint="default"/>
      </w:rPr>
    </w:lvl>
    <w:lvl w:ilvl="4" w:tplc="818659EA" w:tentative="1">
      <w:start w:val="1"/>
      <w:numFmt w:val="bullet"/>
      <w:lvlText w:val="•"/>
      <w:lvlJc w:val="left"/>
      <w:pPr>
        <w:tabs>
          <w:tab w:val="num" w:pos="3600"/>
        </w:tabs>
        <w:ind w:left="3600" w:hanging="360"/>
      </w:pPr>
      <w:rPr>
        <w:rFonts w:ascii="Arial" w:hAnsi="Arial" w:hint="default"/>
      </w:rPr>
    </w:lvl>
    <w:lvl w:ilvl="5" w:tplc="E5D4A834" w:tentative="1">
      <w:start w:val="1"/>
      <w:numFmt w:val="bullet"/>
      <w:lvlText w:val="•"/>
      <w:lvlJc w:val="left"/>
      <w:pPr>
        <w:tabs>
          <w:tab w:val="num" w:pos="4320"/>
        </w:tabs>
        <w:ind w:left="4320" w:hanging="360"/>
      </w:pPr>
      <w:rPr>
        <w:rFonts w:ascii="Arial" w:hAnsi="Arial" w:hint="default"/>
      </w:rPr>
    </w:lvl>
    <w:lvl w:ilvl="6" w:tplc="48A40A76" w:tentative="1">
      <w:start w:val="1"/>
      <w:numFmt w:val="bullet"/>
      <w:lvlText w:val="•"/>
      <w:lvlJc w:val="left"/>
      <w:pPr>
        <w:tabs>
          <w:tab w:val="num" w:pos="5040"/>
        </w:tabs>
        <w:ind w:left="5040" w:hanging="360"/>
      </w:pPr>
      <w:rPr>
        <w:rFonts w:ascii="Arial" w:hAnsi="Arial" w:hint="default"/>
      </w:rPr>
    </w:lvl>
    <w:lvl w:ilvl="7" w:tplc="A378A16E" w:tentative="1">
      <w:start w:val="1"/>
      <w:numFmt w:val="bullet"/>
      <w:lvlText w:val="•"/>
      <w:lvlJc w:val="left"/>
      <w:pPr>
        <w:tabs>
          <w:tab w:val="num" w:pos="5760"/>
        </w:tabs>
        <w:ind w:left="5760" w:hanging="360"/>
      </w:pPr>
      <w:rPr>
        <w:rFonts w:ascii="Arial" w:hAnsi="Arial" w:hint="default"/>
      </w:rPr>
    </w:lvl>
    <w:lvl w:ilvl="8" w:tplc="615C709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7421932"/>
    <w:multiLevelType w:val="hybridMultilevel"/>
    <w:tmpl w:val="8B2A59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777A5592"/>
    <w:multiLevelType w:val="hybridMultilevel"/>
    <w:tmpl w:val="2536D5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7DE8794B"/>
    <w:multiLevelType w:val="hybridMultilevel"/>
    <w:tmpl w:val="91364A1C"/>
    <w:lvl w:ilvl="0" w:tplc="CE540F62">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6333575">
    <w:abstractNumId w:val="2"/>
  </w:num>
  <w:num w:numId="2" w16cid:durableId="1182545079">
    <w:abstractNumId w:val="20"/>
  </w:num>
  <w:num w:numId="3" w16cid:durableId="673412400">
    <w:abstractNumId w:val="18"/>
  </w:num>
  <w:num w:numId="4" w16cid:durableId="626929702">
    <w:abstractNumId w:val="26"/>
  </w:num>
  <w:num w:numId="5" w16cid:durableId="1960986313">
    <w:abstractNumId w:val="12"/>
  </w:num>
  <w:num w:numId="6" w16cid:durableId="1659191005">
    <w:abstractNumId w:val="23"/>
  </w:num>
  <w:num w:numId="7" w16cid:durableId="2127696357">
    <w:abstractNumId w:val="6"/>
  </w:num>
  <w:num w:numId="8" w16cid:durableId="1262104029">
    <w:abstractNumId w:val="21"/>
  </w:num>
  <w:num w:numId="9" w16cid:durableId="1389067596">
    <w:abstractNumId w:val="17"/>
  </w:num>
  <w:num w:numId="10" w16cid:durableId="230117788">
    <w:abstractNumId w:val="10"/>
  </w:num>
  <w:num w:numId="11" w16cid:durableId="389035609">
    <w:abstractNumId w:val="8"/>
  </w:num>
  <w:num w:numId="12" w16cid:durableId="2060936379">
    <w:abstractNumId w:val="25"/>
  </w:num>
  <w:num w:numId="13" w16cid:durableId="804277480">
    <w:abstractNumId w:val="4"/>
  </w:num>
  <w:num w:numId="14" w16cid:durableId="570820549">
    <w:abstractNumId w:val="9"/>
  </w:num>
  <w:num w:numId="15" w16cid:durableId="1812748666">
    <w:abstractNumId w:val="22"/>
  </w:num>
  <w:num w:numId="16" w16cid:durableId="1026639644">
    <w:abstractNumId w:val="5"/>
  </w:num>
  <w:num w:numId="17" w16cid:durableId="2008903207">
    <w:abstractNumId w:val="19"/>
  </w:num>
  <w:num w:numId="18" w16cid:durableId="1385133952">
    <w:abstractNumId w:val="16"/>
  </w:num>
  <w:num w:numId="19" w16cid:durableId="1553955978">
    <w:abstractNumId w:val="13"/>
  </w:num>
  <w:num w:numId="20" w16cid:durableId="811824744">
    <w:abstractNumId w:val="24"/>
  </w:num>
  <w:num w:numId="21" w16cid:durableId="1881893958">
    <w:abstractNumId w:val="15"/>
  </w:num>
  <w:num w:numId="22" w16cid:durableId="1589071374">
    <w:abstractNumId w:val="0"/>
  </w:num>
  <w:num w:numId="23" w16cid:durableId="1779595873">
    <w:abstractNumId w:val="14"/>
  </w:num>
  <w:num w:numId="24" w16cid:durableId="1935244966">
    <w:abstractNumId w:val="11"/>
  </w:num>
  <w:num w:numId="25" w16cid:durableId="1236547509">
    <w:abstractNumId w:val="2"/>
  </w:num>
  <w:num w:numId="26" w16cid:durableId="1176118996">
    <w:abstractNumId w:val="2"/>
  </w:num>
  <w:num w:numId="27" w16cid:durableId="882596150">
    <w:abstractNumId w:val="2"/>
  </w:num>
  <w:num w:numId="28" w16cid:durableId="1207185840">
    <w:abstractNumId w:val="2"/>
  </w:num>
  <w:num w:numId="29" w16cid:durableId="1005211111">
    <w:abstractNumId w:val="2"/>
  </w:num>
  <w:num w:numId="30" w16cid:durableId="1415468298">
    <w:abstractNumId w:val="1"/>
  </w:num>
  <w:num w:numId="31" w16cid:durableId="1673949915">
    <w:abstractNumId w:val="2"/>
  </w:num>
  <w:num w:numId="32" w16cid:durableId="1477990942">
    <w:abstractNumId w:val="2"/>
  </w:num>
  <w:num w:numId="33" w16cid:durableId="587739839">
    <w:abstractNumId w:val="3"/>
  </w:num>
  <w:num w:numId="34" w16cid:durableId="1490049955">
    <w:abstractNumId w:val="7"/>
  </w:num>
  <w:num w:numId="35" w16cid:durableId="1003357790">
    <w:abstractNumId w:val="2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b Hansn">
    <w15:presenceInfo w15:providerId="Windows Live" w15:userId="fdff96dceeaa16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hyphenationZone w:val="425"/>
  <w:displayHorizontalDrawingGridEvery w:val="0"/>
  <w:displayVerticalDrawingGridEvery w:val="0"/>
  <w:doNotUseMarginsForDrawingGridOrigin/>
  <w:noPunctuationKerning/>
  <w:characterSpacingControl w:val="doNotCompress"/>
  <w:savePreviewPicture/>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E3NTYzMrE0MzE2MDJX0lEKTi0uzszPAykwrQUAcTYwlCwAAAA="/>
  </w:docVars>
  <w:rsids>
    <w:rsidRoot w:val="00843843"/>
    <w:rsid w:val="000007FF"/>
    <w:rsid w:val="00003613"/>
    <w:rsid w:val="000230A8"/>
    <w:rsid w:val="00034BE3"/>
    <w:rsid w:val="00045BDD"/>
    <w:rsid w:val="00061147"/>
    <w:rsid w:val="00070325"/>
    <w:rsid w:val="000821A7"/>
    <w:rsid w:val="000A7522"/>
    <w:rsid w:val="000B613A"/>
    <w:rsid w:val="000C02DB"/>
    <w:rsid w:val="00141153"/>
    <w:rsid w:val="00151EDB"/>
    <w:rsid w:val="001520EC"/>
    <w:rsid w:val="001839DB"/>
    <w:rsid w:val="001872B0"/>
    <w:rsid w:val="0018754B"/>
    <w:rsid w:val="001A7CDD"/>
    <w:rsid w:val="001B3EAC"/>
    <w:rsid w:val="001B4267"/>
    <w:rsid w:val="002106F9"/>
    <w:rsid w:val="00215CDC"/>
    <w:rsid w:val="00222CA5"/>
    <w:rsid w:val="00230F77"/>
    <w:rsid w:val="00233AED"/>
    <w:rsid w:val="0023512D"/>
    <w:rsid w:val="00244D37"/>
    <w:rsid w:val="00253090"/>
    <w:rsid w:val="00254ECA"/>
    <w:rsid w:val="002873FA"/>
    <w:rsid w:val="002952BA"/>
    <w:rsid w:val="002A3D14"/>
    <w:rsid w:val="002A7B3D"/>
    <w:rsid w:val="002B76A7"/>
    <w:rsid w:val="002C2062"/>
    <w:rsid w:val="002D2C61"/>
    <w:rsid w:val="002E4493"/>
    <w:rsid w:val="002E6204"/>
    <w:rsid w:val="0030307E"/>
    <w:rsid w:val="00313500"/>
    <w:rsid w:val="00320B7B"/>
    <w:rsid w:val="00326BA2"/>
    <w:rsid w:val="00333C7A"/>
    <w:rsid w:val="003360F4"/>
    <w:rsid w:val="003566FB"/>
    <w:rsid w:val="00363373"/>
    <w:rsid w:val="00391551"/>
    <w:rsid w:val="003933D0"/>
    <w:rsid w:val="003A0705"/>
    <w:rsid w:val="003A794D"/>
    <w:rsid w:val="003E71CB"/>
    <w:rsid w:val="003F11AC"/>
    <w:rsid w:val="003F2F0B"/>
    <w:rsid w:val="0040114B"/>
    <w:rsid w:val="00412AF6"/>
    <w:rsid w:val="004270CC"/>
    <w:rsid w:val="0043394A"/>
    <w:rsid w:val="00435450"/>
    <w:rsid w:val="00435895"/>
    <w:rsid w:val="004749FA"/>
    <w:rsid w:val="0047685E"/>
    <w:rsid w:val="00482265"/>
    <w:rsid w:val="0048724C"/>
    <w:rsid w:val="004A6FD7"/>
    <w:rsid w:val="004B355D"/>
    <w:rsid w:val="004B55D2"/>
    <w:rsid w:val="004B69FB"/>
    <w:rsid w:val="004B748E"/>
    <w:rsid w:val="004B7A30"/>
    <w:rsid w:val="004C0829"/>
    <w:rsid w:val="004C2D85"/>
    <w:rsid w:val="004D4409"/>
    <w:rsid w:val="004D6192"/>
    <w:rsid w:val="004E7DF3"/>
    <w:rsid w:val="004F0177"/>
    <w:rsid w:val="004F1E30"/>
    <w:rsid w:val="0050064C"/>
    <w:rsid w:val="00501DD2"/>
    <w:rsid w:val="00504DC1"/>
    <w:rsid w:val="00531D1B"/>
    <w:rsid w:val="00542374"/>
    <w:rsid w:val="00546042"/>
    <w:rsid w:val="00546135"/>
    <w:rsid w:val="005727AC"/>
    <w:rsid w:val="005B4D14"/>
    <w:rsid w:val="005C3FF7"/>
    <w:rsid w:val="005C6292"/>
    <w:rsid w:val="005D7582"/>
    <w:rsid w:val="005F2BF9"/>
    <w:rsid w:val="005F34F4"/>
    <w:rsid w:val="005F4ABB"/>
    <w:rsid w:val="00604084"/>
    <w:rsid w:val="006172BC"/>
    <w:rsid w:val="006229AF"/>
    <w:rsid w:val="0062375C"/>
    <w:rsid w:val="00641F4B"/>
    <w:rsid w:val="00672F53"/>
    <w:rsid w:val="006802E5"/>
    <w:rsid w:val="0068047B"/>
    <w:rsid w:val="0068464E"/>
    <w:rsid w:val="00685009"/>
    <w:rsid w:val="006861D7"/>
    <w:rsid w:val="0069149B"/>
    <w:rsid w:val="006B2258"/>
    <w:rsid w:val="006B284A"/>
    <w:rsid w:val="006C5EE2"/>
    <w:rsid w:val="006E54B3"/>
    <w:rsid w:val="006F4333"/>
    <w:rsid w:val="006F516E"/>
    <w:rsid w:val="007067DD"/>
    <w:rsid w:val="00740838"/>
    <w:rsid w:val="00741F71"/>
    <w:rsid w:val="007512CB"/>
    <w:rsid w:val="00755300"/>
    <w:rsid w:val="00755726"/>
    <w:rsid w:val="0077118E"/>
    <w:rsid w:val="00772279"/>
    <w:rsid w:val="0079036A"/>
    <w:rsid w:val="007A3B51"/>
    <w:rsid w:val="007A5FCE"/>
    <w:rsid w:val="007A6503"/>
    <w:rsid w:val="007C56E5"/>
    <w:rsid w:val="007D123F"/>
    <w:rsid w:val="007D3832"/>
    <w:rsid w:val="007D6E3C"/>
    <w:rsid w:val="00831D0D"/>
    <w:rsid w:val="00843843"/>
    <w:rsid w:val="00844E71"/>
    <w:rsid w:val="00847A13"/>
    <w:rsid w:val="00847FF4"/>
    <w:rsid w:val="00850C32"/>
    <w:rsid w:val="008723FC"/>
    <w:rsid w:val="00883F27"/>
    <w:rsid w:val="00884B0F"/>
    <w:rsid w:val="008A0C61"/>
    <w:rsid w:val="008A7818"/>
    <w:rsid w:val="008B135F"/>
    <w:rsid w:val="008C5C3A"/>
    <w:rsid w:val="008E4839"/>
    <w:rsid w:val="008E4FEB"/>
    <w:rsid w:val="008E7054"/>
    <w:rsid w:val="00907DE7"/>
    <w:rsid w:val="00980C8A"/>
    <w:rsid w:val="009815E5"/>
    <w:rsid w:val="009A0664"/>
    <w:rsid w:val="009A2D79"/>
    <w:rsid w:val="009A3F4C"/>
    <w:rsid w:val="009A440B"/>
    <w:rsid w:val="009B09EA"/>
    <w:rsid w:val="009C418D"/>
    <w:rsid w:val="009C71D6"/>
    <w:rsid w:val="009D6D0A"/>
    <w:rsid w:val="00A0240B"/>
    <w:rsid w:val="00A02A2A"/>
    <w:rsid w:val="00A26279"/>
    <w:rsid w:val="00A2747E"/>
    <w:rsid w:val="00A320D6"/>
    <w:rsid w:val="00A374BC"/>
    <w:rsid w:val="00A449C2"/>
    <w:rsid w:val="00A65B17"/>
    <w:rsid w:val="00AA3FB4"/>
    <w:rsid w:val="00AA7C04"/>
    <w:rsid w:val="00AD0FB6"/>
    <w:rsid w:val="00AD3A6A"/>
    <w:rsid w:val="00AE5471"/>
    <w:rsid w:val="00B04AC2"/>
    <w:rsid w:val="00B10766"/>
    <w:rsid w:val="00B36E8E"/>
    <w:rsid w:val="00B625BA"/>
    <w:rsid w:val="00B633E2"/>
    <w:rsid w:val="00B7143D"/>
    <w:rsid w:val="00B725A8"/>
    <w:rsid w:val="00BA2A2E"/>
    <w:rsid w:val="00BB3056"/>
    <w:rsid w:val="00BC32C3"/>
    <w:rsid w:val="00BD3F8B"/>
    <w:rsid w:val="00BE302D"/>
    <w:rsid w:val="00BE5774"/>
    <w:rsid w:val="00BF53E9"/>
    <w:rsid w:val="00C1456F"/>
    <w:rsid w:val="00C22D4D"/>
    <w:rsid w:val="00C23C23"/>
    <w:rsid w:val="00C52E7C"/>
    <w:rsid w:val="00C56037"/>
    <w:rsid w:val="00C800E0"/>
    <w:rsid w:val="00C83D77"/>
    <w:rsid w:val="00C84619"/>
    <w:rsid w:val="00C95039"/>
    <w:rsid w:val="00C9650C"/>
    <w:rsid w:val="00CB6029"/>
    <w:rsid w:val="00CB6AE0"/>
    <w:rsid w:val="00CC55DA"/>
    <w:rsid w:val="00CC5DDC"/>
    <w:rsid w:val="00CD4026"/>
    <w:rsid w:val="00CF63BE"/>
    <w:rsid w:val="00CF71A5"/>
    <w:rsid w:val="00D0716C"/>
    <w:rsid w:val="00D10689"/>
    <w:rsid w:val="00D158DD"/>
    <w:rsid w:val="00D5364B"/>
    <w:rsid w:val="00D62CDA"/>
    <w:rsid w:val="00D81832"/>
    <w:rsid w:val="00D8790E"/>
    <w:rsid w:val="00DA3C39"/>
    <w:rsid w:val="00DB0788"/>
    <w:rsid w:val="00DD4E13"/>
    <w:rsid w:val="00DF0E03"/>
    <w:rsid w:val="00E01643"/>
    <w:rsid w:val="00E10D45"/>
    <w:rsid w:val="00E27D1F"/>
    <w:rsid w:val="00E424D4"/>
    <w:rsid w:val="00E47A69"/>
    <w:rsid w:val="00E52E95"/>
    <w:rsid w:val="00E676B2"/>
    <w:rsid w:val="00E76D2A"/>
    <w:rsid w:val="00E94976"/>
    <w:rsid w:val="00EA472B"/>
    <w:rsid w:val="00EA47EB"/>
    <w:rsid w:val="00EB2495"/>
    <w:rsid w:val="00EC073D"/>
    <w:rsid w:val="00ED4D6D"/>
    <w:rsid w:val="00F04CF8"/>
    <w:rsid w:val="00F14EDA"/>
    <w:rsid w:val="00F15990"/>
    <w:rsid w:val="00F200DE"/>
    <w:rsid w:val="00F20DD3"/>
    <w:rsid w:val="00F221ED"/>
    <w:rsid w:val="00F35A9D"/>
    <w:rsid w:val="00F42980"/>
    <w:rsid w:val="00F64414"/>
    <w:rsid w:val="00F71884"/>
    <w:rsid w:val="00F7420A"/>
    <w:rsid w:val="00F85F28"/>
    <w:rsid w:val="00FA2B7A"/>
    <w:rsid w:val="00FA63AC"/>
    <w:rsid w:val="00FB060C"/>
    <w:rsid w:val="00FC70C1"/>
    <w:rsid w:val="00FF0CEB"/>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0FEFB0FF"/>
  <w15:docId w15:val="{C888B927-9DAD-488C-8EC6-4201F1C4F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8"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8"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Overskrift1">
    <w:name w:val="heading 1"/>
    <w:basedOn w:val="Normal"/>
    <w:next w:val="Normal"/>
    <w:link w:val="Overskrift1Tegn"/>
    <w:uiPriority w:val="9"/>
    <w:qFormat/>
    <w:pPr>
      <w:keepNext/>
      <w:keepLines/>
      <w:numPr>
        <w:numId w:val="1"/>
      </w:numPr>
      <w:spacing w:before="240"/>
      <w:outlineLvl w:val="0"/>
    </w:pPr>
    <w:rPr>
      <w:rFonts w:eastAsiaTheme="majorEastAsia" w:cstheme="majorBidi"/>
      <w:b/>
      <w:color w:val="365F91" w:themeColor="accent1" w:themeShade="BF"/>
    </w:rPr>
  </w:style>
  <w:style w:type="paragraph" w:styleId="Overskrift2">
    <w:name w:val="heading 2"/>
    <w:basedOn w:val="Normal"/>
    <w:next w:val="Normal"/>
    <w:link w:val="Overskrift2Tegn"/>
    <w:uiPriority w:val="9"/>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Overskrift3">
    <w:name w:val="heading 3"/>
    <w:basedOn w:val="Normal"/>
    <w:next w:val="Normal"/>
    <w:link w:val="Overskrift3Tegn"/>
    <w:uiPriority w:val="9"/>
    <w:unhideWhenUsed/>
    <w:qFormat/>
    <w:pPr>
      <w:keepNext/>
      <w:keepLines/>
      <w:spacing w:before="40"/>
      <w:outlineLvl w:val="2"/>
    </w:pPr>
    <w:rPr>
      <w:rFonts w:asciiTheme="majorHAnsi" w:eastAsiaTheme="majorEastAsia" w:hAnsiTheme="majorHAnsi" w:cstheme="majorBidi"/>
      <w:color w:val="243F60" w:themeColor="accent1" w:themeShade="7F"/>
    </w:rPr>
  </w:style>
  <w:style w:type="paragraph" w:styleId="Overskrift4">
    <w:name w:val="heading 4"/>
    <w:basedOn w:val="Normal"/>
    <w:next w:val="Normal"/>
    <w:link w:val="Overskrift4Tegn"/>
    <w:uiPriority w:val="9"/>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aliases w:val="List Paragraph (numbered (a)),Numbered List Paragraph,Bullets,123 List Paragraph,Bullet paras,Bullet Answer,List Paragraph11,IFCL - List Paragraph,References,ADB paragraph numbering,Liste 1,List Paragraph1,ANNEX,List Paragraph2"/>
    <w:basedOn w:val="Normal"/>
    <w:link w:val="ListeafsnitTegn"/>
    <w:uiPriority w:val="34"/>
    <w:qFormat/>
    <w:pPr>
      <w:ind w:left="720"/>
      <w:contextualSpacing/>
    </w:pPr>
  </w:style>
  <w:style w:type="paragraph" w:styleId="Sidehoved">
    <w:name w:val="header"/>
    <w:basedOn w:val="Normal"/>
    <w:link w:val="SidehovedTegn"/>
    <w:uiPriority w:val="99"/>
    <w:unhideWhenUsed/>
    <w:pPr>
      <w:tabs>
        <w:tab w:val="center" w:pos="4320"/>
        <w:tab w:val="right" w:pos="8640"/>
      </w:tabs>
    </w:pPr>
  </w:style>
  <w:style w:type="character" w:customStyle="1" w:styleId="SidehovedTegn">
    <w:name w:val="Sidehoved Tegn"/>
    <w:basedOn w:val="Standardskrifttypeiafsnit"/>
    <w:link w:val="Sidehoved"/>
    <w:uiPriority w:val="99"/>
    <w:rPr>
      <w:sz w:val="24"/>
      <w:szCs w:val="24"/>
    </w:rPr>
  </w:style>
  <w:style w:type="paragraph" w:styleId="Sidefod">
    <w:name w:val="footer"/>
    <w:basedOn w:val="Normal"/>
    <w:link w:val="SidefodTegn"/>
    <w:uiPriority w:val="99"/>
    <w:unhideWhenUsed/>
    <w:pPr>
      <w:tabs>
        <w:tab w:val="center" w:pos="4320"/>
        <w:tab w:val="right" w:pos="8640"/>
      </w:tabs>
    </w:pPr>
  </w:style>
  <w:style w:type="character" w:customStyle="1" w:styleId="SidefodTegn">
    <w:name w:val="Sidefod Tegn"/>
    <w:basedOn w:val="Standardskrifttypeiafsnit"/>
    <w:link w:val="Sidefod"/>
    <w:uiPriority w:val="99"/>
    <w:rPr>
      <w:sz w:val="24"/>
      <w:szCs w:val="24"/>
    </w:rPr>
  </w:style>
  <w:style w:type="paragraph" w:styleId="Fodnotetekst">
    <w:name w:val="footnote text"/>
    <w:aliases w:val="single space,footnote text,fn,FOOTNOTES,Footnote Text Char Char Char Char,Footnote Text Char Char Char,ADB,Footnote Text Char Char Char Char Char,Footnote Text Char Char1,ft,Texto nota pie Car,ft Car,ft Car Car,Texto nota pie2,ft1,f"/>
    <w:basedOn w:val="Normal"/>
    <w:link w:val="FodnotetekstTegn"/>
    <w:uiPriority w:val="8"/>
    <w:unhideWhenUsed/>
    <w:rPr>
      <w:rFonts w:eastAsiaTheme="minorHAnsi"/>
      <w:sz w:val="20"/>
      <w:szCs w:val="20"/>
      <w:lang w:eastAsia="en-US"/>
    </w:rPr>
  </w:style>
  <w:style w:type="character" w:customStyle="1" w:styleId="FodnotetekstTegn">
    <w:name w:val="Fodnotetekst Tegn"/>
    <w:aliases w:val="single space Tegn,footnote text Tegn,fn Tegn,FOOTNOTES Tegn,Footnote Text Char Char Char Char Tegn,Footnote Text Char Char Char Tegn,ADB Tegn,Footnote Text Char Char Char Char Char Tegn,Footnote Text Char Char1 Tegn,ft Tegn,ft Car Tegn"/>
    <w:basedOn w:val="Standardskrifttypeiafsnit"/>
    <w:link w:val="Fodnotetekst"/>
    <w:uiPriority w:val="8"/>
    <w:rPr>
      <w:rFonts w:eastAsiaTheme="minorHAnsi"/>
      <w:lang w:eastAsia="en-US"/>
    </w:rPr>
  </w:style>
  <w:style w:type="character" w:styleId="Fodnotehenvisning">
    <w:name w:val="footnote reference"/>
    <w:aliases w:val="ftref,fr,Footnote Reference Number,Footnote Reference_LVL6,Footnote Reference_LVL61,Footnote Reference_LVL62,Footnote Reference_LVL63,Footnote Reference_LVL64,SUPERS,EN Footnote Reference,number,Rabbani Footnote,Ref,FC"/>
    <w:basedOn w:val="Standardskrifttypeiafsnit"/>
    <w:uiPriority w:val="8"/>
    <w:unhideWhenUsed/>
    <w:rPr>
      <w:vertAlign w:val="superscript"/>
    </w:rPr>
  </w:style>
  <w:style w:type="character" w:styleId="Sidetal">
    <w:name w:val="page number"/>
    <w:basedOn w:val="Standardskrifttypeiafsnit"/>
    <w:uiPriority w:val="99"/>
    <w:semiHidden/>
    <w:unhideWhenUsed/>
  </w:style>
  <w:style w:type="character" w:customStyle="1" w:styleId="highlight">
    <w:name w:val="highlight"/>
    <w:basedOn w:val="Standardskrifttypeiafsnit"/>
  </w:style>
  <w:style w:type="paragraph" w:styleId="Markeringsbobletekst">
    <w:name w:val="Balloon Text"/>
    <w:basedOn w:val="Normal"/>
    <w:link w:val="MarkeringsbobletekstTegn"/>
    <w:uiPriority w:val="99"/>
    <w:semiHidden/>
    <w:unhideWhenUsed/>
    <w:rPr>
      <w:rFonts w:ascii="Lucida Grande" w:hAnsi="Lucida Grande" w:cs="Lucida Grande"/>
      <w:sz w:val="18"/>
      <w:szCs w:val="18"/>
    </w:rPr>
  </w:style>
  <w:style w:type="character" w:customStyle="1" w:styleId="MarkeringsbobletekstTegn">
    <w:name w:val="Markeringsbobletekst Tegn"/>
    <w:basedOn w:val="Standardskrifttypeiafsnit"/>
    <w:link w:val="Markeringsbobletekst"/>
    <w:uiPriority w:val="99"/>
    <w:semiHidden/>
    <w:rPr>
      <w:rFonts w:ascii="Lucida Grande" w:hAnsi="Lucida Grande" w:cs="Lucida Grande"/>
      <w:sz w:val="18"/>
      <w:szCs w:val="18"/>
    </w:rPr>
  </w:style>
  <w:style w:type="character" w:styleId="Strk">
    <w:name w:val="Strong"/>
    <w:basedOn w:val="Standardskrifttypeiafsnit"/>
    <w:uiPriority w:val="22"/>
    <w:qFormat/>
    <w:rPr>
      <w:b/>
      <w:bCs/>
    </w:rPr>
  </w:style>
  <w:style w:type="paragraph" w:styleId="Titel">
    <w:name w:val="Title"/>
    <w:basedOn w:val="Normal"/>
    <w:next w:val="Normal"/>
    <w:link w:val="TitelTegn"/>
    <w:uiPriority w:val="1"/>
    <w:qFormat/>
    <w:pPr>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pPr>
      <w:numPr>
        <w:ilvl w:val="1"/>
      </w:numPr>
      <w:spacing w:after="160"/>
    </w:pPr>
    <w:rPr>
      <w:color w:val="5A5A5A" w:themeColor="text1" w:themeTint="A5"/>
      <w:spacing w:val="15"/>
      <w:sz w:val="22"/>
      <w:szCs w:val="22"/>
    </w:rPr>
  </w:style>
  <w:style w:type="character" w:customStyle="1" w:styleId="UndertitelTegn">
    <w:name w:val="Undertitel Tegn"/>
    <w:basedOn w:val="Standardskrifttypeiafsnit"/>
    <w:link w:val="Undertitel"/>
    <w:uiPriority w:val="11"/>
    <w:rPr>
      <w:color w:val="5A5A5A" w:themeColor="text1" w:themeTint="A5"/>
      <w:spacing w:val="15"/>
      <w:sz w:val="22"/>
      <w:szCs w:val="22"/>
    </w:rPr>
  </w:style>
  <w:style w:type="table" w:customStyle="1" w:styleId="TableGrid1">
    <w:name w:val="Table Grid1"/>
    <w:basedOn w:val="Tabel-Normal"/>
    <w:next w:val="Tabel-Gitter"/>
    <w:uiPriority w:val="39"/>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Gitter">
    <w:name w:val="Table Grid"/>
    <w:basedOn w:val="Tabel-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henvisning">
    <w:name w:val="annotation reference"/>
    <w:basedOn w:val="Standardskrifttypeiafsnit"/>
    <w:uiPriority w:val="99"/>
    <w:semiHidden/>
    <w:unhideWhenUsed/>
    <w:rPr>
      <w:sz w:val="18"/>
      <w:szCs w:val="18"/>
    </w:rPr>
  </w:style>
  <w:style w:type="paragraph" w:styleId="Kommentartekst">
    <w:name w:val="annotation text"/>
    <w:basedOn w:val="Normal"/>
    <w:link w:val="KommentartekstTegn"/>
    <w:uiPriority w:val="99"/>
    <w:unhideWhenUsed/>
  </w:style>
  <w:style w:type="character" w:customStyle="1" w:styleId="KommentartekstTegn">
    <w:name w:val="Kommentartekst Tegn"/>
    <w:basedOn w:val="Standardskrifttypeiafsnit"/>
    <w:link w:val="Kommentartekst"/>
    <w:uiPriority w:val="99"/>
    <w:rPr>
      <w:sz w:val="24"/>
      <w:szCs w:val="24"/>
    </w:rPr>
  </w:style>
  <w:style w:type="paragraph" w:styleId="Kommentaremne">
    <w:name w:val="annotation subject"/>
    <w:basedOn w:val="Kommentartekst"/>
    <w:next w:val="Kommentartekst"/>
    <w:link w:val="KommentaremneTegn"/>
    <w:uiPriority w:val="99"/>
    <w:semiHidden/>
    <w:unhideWhenUsed/>
    <w:rPr>
      <w:b/>
      <w:bCs/>
      <w:sz w:val="20"/>
      <w:szCs w:val="20"/>
    </w:rPr>
  </w:style>
  <w:style w:type="character" w:customStyle="1" w:styleId="KommentaremneTegn">
    <w:name w:val="Kommentaremne Tegn"/>
    <w:basedOn w:val="KommentartekstTegn"/>
    <w:link w:val="Kommentaremne"/>
    <w:uiPriority w:val="99"/>
    <w:semiHidden/>
    <w:rPr>
      <w:b/>
      <w:bCs/>
      <w:sz w:val="24"/>
      <w:szCs w:val="24"/>
    </w:rPr>
  </w:style>
  <w:style w:type="table" w:customStyle="1" w:styleId="TableGrid2">
    <w:name w:val="Table Grid2"/>
    <w:basedOn w:val="Tabel-Normal"/>
    <w:next w:val="Tabel-Gitter"/>
    <w:uiPriority w:val="59"/>
    <w:pPr>
      <w:spacing w:before="60" w:after="60" w:line="276" w:lineRule="auto"/>
    </w:pPr>
    <w:rPr>
      <w:rFonts w:eastAsia="Times New Roman"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afsnitTegn">
    <w:name w:val="Listeafsnit Tegn"/>
    <w:aliases w:val="List Paragraph (numbered (a)) Tegn,Numbered List Paragraph Tegn,Bullets Tegn,123 List Paragraph Tegn,Bullet paras Tegn,Bullet Answer Tegn,List Paragraph11 Tegn,IFCL - List Paragraph Tegn,References Tegn,ADB paragraph numbering Tegn"/>
    <w:basedOn w:val="Standardskrifttypeiafsnit"/>
    <w:link w:val="Listeafsnit"/>
    <w:uiPriority w:val="34"/>
    <w:qFormat/>
    <w:locked/>
    <w:rPr>
      <w:sz w:val="24"/>
      <w:szCs w:val="24"/>
    </w:rPr>
  </w:style>
  <w:style w:type="character" w:customStyle="1" w:styleId="Overskrift1Tegn">
    <w:name w:val="Overskrift 1 Tegn"/>
    <w:basedOn w:val="Standardskrifttypeiafsnit"/>
    <w:link w:val="Overskrift1"/>
    <w:uiPriority w:val="9"/>
    <w:rPr>
      <w:rFonts w:eastAsiaTheme="majorEastAsia" w:cstheme="majorBidi"/>
      <w:b/>
      <w:color w:val="365F91" w:themeColor="accent1" w:themeShade="BF"/>
      <w:sz w:val="24"/>
      <w:szCs w:val="24"/>
    </w:rPr>
  </w:style>
  <w:style w:type="character" w:customStyle="1" w:styleId="Overskrift2Tegn">
    <w:name w:val="Overskrift 2 Tegn"/>
    <w:basedOn w:val="Standardskrifttypeiafsnit"/>
    <w:link w:val="Overskrift2"/>
    <w:uiPriority w:val="9"/>
    <w:rPr>
      <w:rFonts w:asciiTheme="majorHAnsi" w:eastAsiaTheme="majorEastAsia" w:hAnsiTheme="majorHAnsi" w:cstheme="majorBidi"/>
      <w:color w:val="365F91" w:themeColor="accent1" w:themeShade="BF"/>
      <w:sz w:val="26"/>
      <w:szCs w:val="26"/>
    </w:rPr>
  </w:style>
  <w:style w:type="character" w:styleId="Hyperlink">
    <w:name w:val="Hyperlink"/>
    <w:basedOn w:val="Standardskrifttypeiafsnit"/>
    <w:uiPriority w:val="99"/>
    <w:unhideWhenUsed/>
    <w:rPr>
      <w:color w:val="0000FF" w:themeColor="hyperlink"/>
      <w:u w:val="single"/>
    </w:rPr>
  </w:style>
  <w:style w:type="character" w:customStyle="1" w:styleId="Overskrift3Tegn">
    <w:name w:val="Overskrift 3 Tegn"/>
    <w:basedOn w:val="Standardskrifttypeiafsnit"/>
    <w:link w:val="Overskrift3"/>
    <w:uiPriority w:val="9"/>
    <w:rPr>
      <w:rFonts w:asciiTheme="majorHAnsi" w:eastAsiaTheme="majorEastAsia" w:hAnsiTheme="majorHAnsi" w:cstheme="majorBidi"/>
      <w:color w:val="243F60" w:themeColor="accent1" w:themeShade="7F"/>
      <w:sz w:val="24"/>
      <w:szCs w:val="24"/>
    </w:rPr>
  </w:style>
  <w:style w:type="paragraph" w:styleId="Korrektur">
    <w:name w:val="Revision"/>
    <w:hidden/>
    <w:uiPriority w:val="99"/>
    <w:semiHidden/>
    <w:rPr>
      <w:sz w:val="24"/>
      <w:szCs w:val="24"/>
    </w:rPr>
  </w:style>
  <w:style w:type="paragraph" w:styleId="Overskrift">
    <w:name w:val="TOC Heading"/>
    <w:basedOn w:val="Overskrift1"/>
    <w:next w:val="Normal"/>
    <w:uiPriority w:val="39"/>
    <w:unhideWhenUsed/>
    <w:qFormat/>
    <w:pPr>
      <w:numPr>
        <w:numId w:val="0"/>
      </w:numPr>
      <w:spacing w:line="259" w:lineRule="auto"/>
      <w:outlineLvl w:val="9"/>
    </w:pPr>
    <w:rPr>
      <w:rFonts w:asciiTheme="majorHAnsi" w:hAnsiTheme="majorHAnsi"/>
      <w:b w:val="0"/>
      <w:sz w:val="32"/>
      <w:szCs w:val="32"/>
      <w:lang w:eastAsia="en-US"/>
    </w:rPr>
  </w:style>
  <w:style w:type="paragraph" w:styleId="Indholdsfortegnelse1">
    <w:name w:val="toc 1"/>
    <w:basedOn w:val="Normal"/>
    <w:next w:val="Normal"/>
    <w:autoRedefine/>
    <w:uiPriority w:val="39"/>
    <w:unhideWhenUsed/>
    <w:pPr>
      <w:tabs>
        <w:tab w:val="left" w:pos="480"/>
        <w:tab w:val="right" w:leader="dot" w:pos="9350"/>
      </w:tabs>
      <w:spacing w:before="120" w:after="120"/>
    </w:pPr>
    <w:rPr>
      <w:b/>
      <w:bCs/>
      <w:caps/>
      <w:sz w:val="20"/>
      <w:szCs w:val="20"/>
    </w:rPr>
  </w:style>
  <w:style w:type="paragraph" w:styleId="Indholdsfortegnelse2">
    <w:name w:val="toc 2"/>
    <w:basedOn w:val="Normal"/>
    <w:next w:val="Normal"/>
    <w:autoRedefine/>
    <w:uiPriority w:val="39"/>
    <w:unhideWhenUsed/>
    <w:pPr>
      <w:ind w:left="240"/>
    </w:pPr>
    <w:rPr>
      <w:smallCaps/>
      <w:sz w:val="20"/>
      <w:szCs w:val="20"/>
    </w:rPr>
  </w:style>
  <w:style w:type="character" w:styleId="BesgtLink">
    <w:name w:val="FollowedHyperlink"/>
    <w:basedOn w:val="Standardskrifttypeiafsnit"/>
    <w:uiPriority w:val="99"/>
    <w:semiHidden/>
    <w:unhideWhenUsed/>
    <w:rPr>
      <w:color w:val="800080" w:themeColor="followedHyperlink"/>
      <w:u w:val="single"/>
    </w:rPr>
  </w:style>
  <w:style w:type="character" w:styleId="Ulstomtale">
    <w:name w:val="Unresolved Mention"/>
    <w:basedOn w:val="Standardskrifttypeiafsnit"/>
    <w:uiPriority w:val="99"/>
    <w:semiHidden/>
    <w:unhideWhenUsed/>
    <w:rPr>
      <w:color w:val="605E5C"/>
      <w:shd w:val="clear" w:color="auto" w:fill="E1DFDD"/>
    </w:rPr>
  </w:style>
  <w:style w:type="character" w:customStyle="1" w:styleId="Overskrift4Tegn">
    <w:name w:val="Overskrift 4 Tegn"/>
    <w:basedOn w:val="Standardskrifttypeiafsnit"/>
    <w:link w:val="Overskrift4"/>
    <w:uiPriority w:val="9"/>
    <w:rPr>
      <w:rFonts w:asciiTheme="majorHAnsi" w:eastAsiaTheme="majorEastAsia" w:hAnsiTheme="majorHAnsi" w:cstheme="majorBidi"/>
      <w:i/>
      <w:iCs/>
      <w:color w:val="365F91" w:themeColor="accent1" w:themeShade="BF"/>
      <w:sz w:val="24"/>
      <w:szCs w:val="24"/>
    </w:rPr>
  </w:style>
  <w:style w:type="paragraph" w:styleId="Indholdsfortegnelse3">
    <w:name w:val="toc 3"/>
    <w:basedOn w:val="Normal"/>
    <w:next w:val="Normal"/>
    <w:autoRedefine/>
    <w:uiPriority w:val="39"/>
    <w:unhideWhenUsed/>
    <w:pPr>
      <w:tabs>
        <w:tab w:val="right" w:leader="dot" w:pos="9350"/>
      </w:tabs>
      <w:ind w:left="480"/>
    </w:pPr>
    <w:rPr>
      <w:i/>
      <w:iCs/>
      <w:sz w:val="20"/>
      <w:szCs w:val="20"/>
    </w:rPr>
  </w:style>
  <w:style w:type="paragraph" w:styleId="Indholdsfortegnelse4">
    <w:name w:val="toc 4"/>
    <w:basedOn w:val="Normal"/>
    <w:next w:val="Normal"/>
    <w:autoRedefine/>
    <w:uiPriority w:val="39"/>
    <w:unhideWhenUsed/>
    <w:pPr>
      <w:ind w:left="720"/>
    </w:pPr>
    <w:rPr>
      <w:sz w:val="18"/>
      <w:szCs w:val="18"/>
    </w:rPr>
  </w:style>
  <w:style w:type="paragraph" w:styleId="Indholdsfortegnelse5">
    <w:name w:val="toc 5"/>
    <w:basedOn w:val="Normal"/>
    <w:next w:val="Normal"/>
    <w:autoRedefine/>
    <w:uiPriority w:val="39"/>
    <w:unhideWhenUsed/>
    <w:pPr>
      <w:ind w:left="960"/>
    </w:pPr>
    <w:rPr>
      <w:sz w:val="18"/>
      <w:szCs w:val="18"/>
    </w:rPr>
  </w:style>
  <w:style w:type="paragraph" w:styleId="Indholdsfortegnelse6">
    <w:name w:val="toc 6"/>
    <w:basedOn w:val="Normal"/>
    <w:next w:val="Normal"/>
    <w:autoRedefine/>
    <w:uiPriority w:val="39"/>
    <w:unhideWhenUsed/>
    <w:pPr>
      <w:ind w:left="1200"/>
    </w:pPr>
    <w:rPr>
      <w:sz w:val="18"/>
      <w:szCs w:val="18"/>
    </w:rPr>
  </w:style>
  <w:style w:type="paragraph" w:styleId="Indholdsfortegnelse7">
    <w:name w:val="toc 7"/>
    <w:basedOn w:val="Normal"/>
    <w:next w:val="Normal"/>
    <w:autoRedefine/>
    <w:uiPriority w:val="39"/>
    <w:unhideWhenUsed/>
    <w:pPr>
      <w:ind w:left="1440"/>
    </w:pPr>
    <w:rPr>
      <w:sz w:val="18"/>
      <w:szCs w:val="18"/>
    </w:rPr>
  </w:style>
  <w:style w:type="paragraph" w:styleId="Indholdsfortegnelse8">
    <w:name w:val="toc 8"/>
    <w:basedOn w:val="Normal"/>
    <w:next w:val="Normal"/>
    <w:autoRedefine/>
    <w:uiPriority w:val="39"/>
    <w:unhideWhenUsed/>
    <w:pPr>
      <w:ind w:left="1680"/>
    </w:pPr>
    <w:rPr>
      <w:sz w:val="18"/>
      <w:szCs w:val="18"/>
    </w:rPr>
  </w:style>
  <w:style w:type="paragraph" w:styleId="Indholdsfortegnelse9">
    <w:name w:val="toc 9"/>
    <w:basedOn w:val="Normal"/>
    <w:next w:val="Normal"/>
    <w:autoRedefine/>
    <w:uiPriority w:val="39"/>
    <w:unhideWhenUsed/>
    <w:pPr>
      <w:ind w:left="1920"/>
    </w:pPr>
    <w:rPr>
      <w:sz w:val="18"/>
      <w:szCs w:val="18"/>
    </w:rPr>
  </w:style>
  <w:style w:type="paragraph" w:customStyle="1" w:styleId="ParagraphNumbering">
    <w:name w:val="Paragraph Numbering"/>
    <w:basedOn w:val="Normal"/>
    <w:link w:val="ParagraphNumberingChar"/>
    <w:uiPriority w:val="1"/>
    <w:qFormat/>
    <w:pPr>
      <w:numPr>
        <w:numId w:val="13"/>
      </w:numPr>
      <w:tabs>
        <w:tab w:val="clear" w:pos="1571"/>
        <w:tab w:val="num" w:pos="720"/>
      </w:tabs>
      <w:spacing w:after="240" w:line="264" w:lineRule="auto"/>
      <w:ind w:left="0"/>
    </w:pPr>
    <w:rPr>
      <w:rFonts w:ascii="Segoe UI" w:eastAsia="SimSun" w:hAnsi="Segoe UI" w:cs="Times New Roman"/>
      <w:sz w:val="21"/>
      <w:lang w:eastAsia="en-US"/>
    </w:rPr>
  </w:style>
  <w:style w:type="character" w:customStyle="1" w:styleId="ParagraphNumberingChar">
    <w:name w:val="Paragraph Numbering Char"/>
    <w:basedOn w:val="Standardskrifttypeiafsnit"/>
    <w:link w:val="ParagraphNumbering"/>
    <w:uiPriority w:val="1"/>
    <w:locked/>
    <w:rPr>
      <w:rFonts w:ascii="Segoe UI" w:eastAsia="SimSun" w:hAnsi="Segoe UI" w:cs="Times New Roman"/>
      <w:sz w:val="21"/>
      <w:szCs w:val="24"/>
      <w:lang w:eastAsia="en-US"/>
    </w:rPr>
  </w:style>
  <w:style w:type="character" w:styleId="Svagfremhvning">
    <w:name w:val="Subtle Emphasis"/>
    <w:basedOn w:val="Standardskrifttypeiafsnit"/>
    <w:uiPriority w:val="19"/>
    <w:qFormat/>
    <w:rPr>
      <w:i/>
      <w:iCs/>
      <w:color w:val="404040" w:themeColor="text1" w:themeTint="BF"/>
    </w:rPr>
  </w:style>
  <w:style w:type="character" w:styleId="Omtal">
    <w:name w:val="Mention"/>
    <w:basedOn w:val="Standardskrifttypeiafsnit"/>
    <w:uiPriority w:val="99"/>
    <w:unhideWhenUsed/>
    <w:rPr>
      <w:color w:val="2B579A"/>
      <w:shd w:val="clear" w:color="auto" w:fill="E1DFDD"/>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lang w:eastAsia="en-US"/>
    </w:rPr>
  </w:style>
  <w:style w:type="character" w:customStyle="1" w:styleId="cf01">
    <w:name w:val="cf01"/>
    <w:basedOn w:val="Standardskrifttypeiafsnit"/>
    <w:rPr>
      <w:rFonts w:ascii="Segoe UI" w:hAnsi="Segoe UI" w:cs="Segoe UI" w:hint="default"/>
      <w:sz w:val="18"/>
      <w:szCs w:val="18"/>
    </w:rPr>
  </w:style>
  <w:style w:type="character" w:customStyle="1" w:styleId="cf11">
    <w:name w:val="cf11"/>
    <w:basedOn w:val="Standardskrifttypeiafsnit"/>
    <w:rPr>
      <w:rFonts w:ascii="Segoe UI" w:hAnsi="Segoe UI" w:cs="Segoe UI" w:hint="default"/>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59227">
      <w:bodyDiv w:val="1"/>
      <w:marLeft w:val="0"/>
      <w:marRight w:val="0"/>
      <w:marTop w:val="0"/>
      <w:marBottom w:val="0"/>
      <w:divBdr>
        <w:top w:val="none" w:sz="0" w:space="0" w:color="auto"/>
        <w:left w:val="none" w:sz="0" w:space="0" w:color="auto"/>
        <w:bottom w:val="none" w:sz="0" w:space="0" w:color="auto"/>
        <w:right w:val="none" w:sz="0" w:space="0" w:color="auto"/>
      </w:divBdr>
    </w:div>
    <w:div w:id="89160428">
      <w:bodyDiv w:val="1"/>
      <w:marLeft w:val="0"/>
      <w:marRight w:val="0"/>
      <w:marTop w:val="0"/>
      <w:marBottom w:val="0"/>
      <w:divBdr>
        <w:top w:val="none" w:sz="0" w:space="0" w:color="auto"/>
        <w:left w:val="none" w:sz="0" w:space="0" w:color="auto"/>
        <w:bottom w:val="none" w:sz="0" w:space="0" w:color="auto"/>
        <w:right w:val="none" w:sz="0" w:space="0" w:color="auto"/>
      </w:divBdr>
      <w:divsChild>
        <w:div w:id="2518290">
          <w:marLeft w:val="274"/>
          <w:marRight w:val="0"/>
          <w:marTop w:val="86"/>
          <w:marBottom w:val="0"/>
          <w:divBdr>
            <w:top w:val="none" w:sz="0" w:space="0" w:color="auto"/>
            <w:left w:val="none" w:sz="0" w:space="0" w:color="auto"/>
            <w:bottom w:val="none" w:sz="0" w:space="0" w:color="auto"/>
            <w:right w:val="none" w:sz="0" w:space="0" w:color="auto"/>
          </w:divBdr>
        </w:div>
        <w:div w:id="22174333">
          <w:marLeft w:val="274"/>
          <w:marRight w:val="0"/>
          <w:marTop w:val="86"/>
          <w:marBottom w:val="0"/>
          <w:divBdr>
            <w:top w:val="none" w:sz="0" w:space="0" w:color="auto"/>
            <w:left w:val="none" w:sz="0" w:space="0" w:color="auto"/>
            <w:bottom w:val="none" w:sz="0" w:space="0" w:color="auto"/>
            <w:right w:val="none" w:sz="0" w:space="0" w:color="auto"/>
          </w:divBdr>
        </w:div>
        <w:div w:id="487094766">
          <w:marLeft w:val="274"/>
          <w:marRight w:val="0"/>
          <w:marTop w:val="86"/>
          <w:marBottom w:val="0"/>
          <w:divBdr>
            <w:top w:val="none" w:sz="0" w:space="0" w:color="auto"/>
            <w:left w:val="none" w:sz="0" w:space="0" w:color="auto"/>
            <w:bottom w:val="none" w:sz="0" w:space="0" w:color="auto"/>
            <w:right w:val="none" w:sz="0" w:space="0" w:color="auto"/>
          </w:divBdr>
        </w:div>
        <w:div w:id="639070573">
          <w:marLeft w:val="274"/>
          <w:marRight w:val="0"/>
          <w:marTop w:val="86"/>
          <w:marBottom w:val="0"/>
          <w:divBdr>
            <w:top w:val="none" w:sz="0" w:space="0" w:color="auto"/>
            <w:left w:val="none" w:sz="0" w:space="0" w:color="auto"/>
            <w:bottom w:val="none" w:sz="0" w:space="0" w:color="auto"/>
            <w:right w:val="none" w:sz="0" w:space="0" w:color="auto"/>
          </w:divBdr>
        </w:div>
        <w:div w:id="1091391432">
          <w:marLeft w:val="274"/>
          <w:marRight w:val="0"/>
          <w:marTop w:val="86"/>
          <w:marBottom w:val="0"/>
          <w:divBdr>
            <w:top w:val="none" w:sz="0" w:space="0" w:color="auto"/>
            <w:left w:val="none" w:sz="0" w:space="0" w:color="auto"/>
            <w:bottom w:val="none" w:sz="0" w:space="0" w:color="auto"/>
            <w:right w:val="none" w:sz="0" w:space="0" w:color="auto"/>
          </w:divBdr>
        </w:div>
        <w:div w:id="1459958075">
          <w:marLeft w:val="274"/>
          <w:marRight w:val="0"/>
          <w:marTop w:val="86"/>
          <w:marBottom w:val="0"/>
          <w:divBdr>
            <w:top w:val="none" w:sz="0" w:space="0" w:color="auto"/>
            <w:left w:val="none" w:sz="0" w:space="0" w:color="auto"/>
            <w:bottom w:val="none" w:sz="0" w:space="0" w:color="auto"/>
            <w:right w:val="none" w:sz="0" w:space="0" w:color="auto"/>
          </w:divBdr>
        </w:div>
        <w:div w:id="1627732669">
          <w:marLeft w:val="274"/>
          <w:marRight w:val="0"/>
          <w:marTop w:val="86"/>
          <w:marBottom w:val="0"/>
          <w:divBdr>
            <w:top w:val="none" w:sz="0" w:space="0" w:color="auto"/>
            <w:left w:val="none" w:sz="0" w:space="0" w:color="auto"/>
            <w:bottom w:val="none" w:sz="0" w:space="0" w:color="auto"/>
            <w:right w:val="none" w:sz="0" w:space="0" w:color="auto"/>
          </w:divBdr>
        </w:div>
        <w:div w:id="1677685488">
          <w:marLeft w:val="274"/>
          <w:marRight w:val="0"/>
          <w:marTop w:val="86"/>
          <w:marBottom w:val="0"/>
          <w:divBdr>
            <w:top w:val="none" w:sz="0" w:space="0" w:color="auto"/>
            <w:left w:val="none" w:sz="0" w:space="0" w:color="auto"/>
            <w:bottom w:val="none" w:sz="0" w:space="0" w:color="auto"/>
            <w:right w:val="none" w:sz="0" w:space="0" w:color="auto"/>
          </w:divBdr>
        </w:div>
        <w:div w:id="2053578445">
          <w:marLeft w:val="274"/>
          <w:marRight w:val="0"/>
          <w:marTop w:val="86"/>
          <w:marBottom w:val="0"/>
          <w:divBdr>
            <w:top w:val="none" w:sz="0" w:space="0" w:color="auto"/>
            <w:left w:val="none" w:sz="0" w:space="0" w:color="auto"/>
            <w:bottom w:val="none" w:sz="0" w:space="0" w:color="auto"/>
            <w:right w:val="none" w:sz="0" w:space="0" w:color="auto"/>
          </w:divBdr>
        </w:div>
      </w:divsChild>
    </w:div>
    <w:div w:id="180819599">
      <w:bodyDiv w:val="1"/>
      <w:marLeft w:val="0"/>
      <w:marRight w:val="0"/>
      <w:marTop w:val="0"/>
      <w:marBottom w:val="0"/>
      <w:divBdr>
        <w:top w:val="none" w:sz="0" w:space="0" w:color="auto"/>
        <w:left w:val="none" w:sz="0" w:space="0" w:color="auto"/>
        <w:bottom w:val="none" w:sz="0" w:space="0" w:color="auto"/>
        <w:right w:val="none" w:sz="0" w:space="0" w:color="auto"/>
      </w:divBdr>
    </w:div>
    <w:div w:id="185364833">
      <w:bodyDiv w:val="1"/>
      <w:marLeft w:val="0"/>
      <w:marRight w:val="0"/>
      <w:marTop w:val="0"/>
      <w:marBottom w:val="0"/>
      <w:divBdr>
        <w:top w:val="none" w:sz="0" w:space="0" w:color="auto"/>
        <w:left w:val="none" w:sz="0" w:space="0" w:color="auto"/>
        <w:bottom w:val="none" w:sz="0" w:space="0" w:color="auto"/>
        <w:right w:val="none" w:sz="0" w:space="0" w:color="auto"/>
      </w:divBdr>
    </w:div>
    <w:div w:id="278684664">
      <w:bodyDiv w:val="1"/>
      <w:marLeft w:val="0"/>
      <w:marRight w:val="0"/>
      <w:marTop w:val="0"/>
      <w:marBottom w:val="0"/>
      <w:divBdr>
        <w:top w:val="none" w:sz="0" w:space="0" w:color="auto"/>
        <w:left w:val="none" w:sz="0" w:space="0" w:color="auto"/>
        <w:bottom w:val="none" w:sz="0" w:space="0" w:color="auto"/>
        <w:right w:val="none" w:sz="0" w:space="0" w:color="auto"/>
      </w:divBdr>
      <w:divsChild>
        <w:div w:id="262539831">
          <w:marLeft w:val="547"/>
          <w:marRight w:val="0"/>
          <w:marTop w:val="86"/>
          <w:marBottom w:val="0"/>
          <w:divBdr>
            <w:top w:val="none" w:sz="0" w:space="0" w:color="auto"/>
            <w:left w:val="none" w:sz="0" w:space="0" w:color="auto"/>
            <w:bottom w:val="none" w:sz="0" w:space="0" w:color="auto"/>
            <w:right w:val="none" w:sz="0" w:space="0" w:color="auto"/>
          </w:divBdr>
        </w:div>
        <w:div w:id="1837721750">
          <w:marLeft w:val="547"/>
          <w:marRight w:val="0"/>
          <w:marTop w:val="86"/>
          <w:marBottom w:val="0"/>
          <w:divBdr>
            <w:top w:val="none" w:sz="0" w:space="0" w:color="auto"/>
            <w:left w:val="none" w:sz="0" w:space="0" w:color="auto"/>
            <w:bottom w:val="none" w:sz="0" w:space="0" w:color="auto"/>
            <w:right w:val="none" w:sz="0" w:space="0" w:color="auto"/>
          </w:divBdr>
        </w:div>
        <w:div w:id="381178161">
          <w:marLeft w:val="547"/>
          <w:marRight w:val="0"/>
          <w:marTop w:val="86"/>
          <w:marBottom w:val="0"/>
          <w:divBdr>
            <w:top w:val="none" w:sz="0" w:space="0" w:color="auto"/>
            <w:left w:val="none" w:sz="0" w:space="0" w:color="auto"/>
            <w:bottom w:val="none" w:sz="0" w:space="0" w:color="auto"/>
            <w:right w:val="none" w:sz="0" w:space="0" w:color="auto"/>
          </w:divBdr>
        </w:div>
        <w:div w:id="334500724">
          <w:marLeft w:val="547"/>
          <w:marRight w:val="0"/>
          <w:marTop w:val="86"/>
          <w:marBottom w:val="0"/>
          <w:divBdr>
            <w:top w:val="none" w:sz="0" w:space="0" w:color="auto"/>
            <w:left w:val="none" w:sz="0" w:space="0" w:color="auto"/>
            <w:bottom w:val="none" w:sz="0" w:space="0" w:color="auto"/>
            <w:right w:val="none" w:sz="0" w:space="0" w:color="auto"/>
          </w:divBdr>
        </w:div>
        <w:div w:id="936324190">
          <w:marLeft w:val="547"/>
          <w:marRight w:val="0"/>
          <w:marTop w:val="86"/>
          <w:marBottom w:val="0"/>
          <w:divBdr>
            <w:top w:val="none" w:sz="0" w:space="0" w:color="auto"/>
            <w:left w:val="none" w:sz="0" w:space="0" w:color="auto"/>
            <w:bottom w:val="none" w:sz="0" w:space="0" w:color="auto"/>
            <w:right w:val="none" w:sz="0" w:space="0" w:color="auto"/>
          </w:divBdr>
        </w:div>
        <w:div w:id="649679814">
          <w:marLeft w:val="547"/>
          <w:marRight w:val="0"/>
          <w:marTop w:val="86"/>
          <w:marBottom w:val="0"/>
          <w:divBdr>
            <w:top w:val="none" w:sz="0" w:space="0" w:color="auto"/>
            <w:left w:val="none" w:sz="0" w:space="0" w:color="auto"/>
            <w:bottom w:val="none" w:sz="0" w:space="0" w:color="auto"/>
            <w:right w:val="none" w:sz="0" w:space="0" w:color="auto"/>
          </w:divBdr>
        </w:div>
        <w:div w:id="1416317447">
          <w:marLeft w:val="547"/>
          <w:marRight w:val="0"/>
          <w:marTop w:val="86"/>
          <w:marBottom w:val="0"/>
          <w:divBdr>
            <w:top w:val="none" w:sz="0" w:space="0" w:color="auto"/>
            <w:left w:val="none" w:sz="0" w:space="0" w:color="auto"/>
            <w:bottom w:val="none" w:sz="0" w:space="0" w:color="auto"/>
            <w:right w:val="none" w:sz="0" w:space="0" w:color="auto"/>
          </w:divBdr>
        </w:div>
      </w:divsChild>
    </w:div>
    <w:div w:id="335965702">
      <w:bodyDiv w:val="1"/>
      <w:marLeft w:val="0"/>
      <w:marRight w:val="0"/>
      <w:marTop w:val="0"/>
      <w:marBottom w:val="0"/>
      <w:divBdr>
        <w:top w:val="none" w:sz="0" w:space="0" w:color="auto"/>
        <w:left w:val="none" w:sz="0" w:space="0" w:color="auto"/>
        <w:bottom w:val="none" w:sz="0" w:space="0" w:color="auto"/>
        <w:right w:val="none" w:sz="0" w:space="0" w:color="auto"/>
      </w:divBdr>
    </w:div>
    <w:div w:id="344677485">
      <w:bodyDiv w:val="1"/>
      <w:marLeft w:val="0"/>
      <w:marRight w:val="0"/>
      <w:marTop w:val="0"/>
      <w:marBottom w:val="0"/>
      <w:divBdr>
        <w:top w:val="none" w:sz="0" w:space="0" w:color="auto"/>
        <w:left w:val="none" w:sz="0" w:space="0" w:color="auto"/>
        <w:bottom w:val="none" w:sz="0" w:space="0" w:color="auto"/>
        <w:right w:val="none" w:sz="0" w:space="0" w:color="auto"/>
      </w:divBdr>
    </w:div>
    <w:div w:id="372389985">
      <w:bodyDiv w:val="1"/>
      <w:marLeft w:val="0"/>
      <w:marRight w:val="0"/>
      <w:marTop w:val="0"/>
      <w:marBottom w:val="0"/>
      <w:divBdr>
        <w:top w:val="none" w:sz="0" w:space="0" w:color="auto"/>
        <w:left w:val="none" w:sz="0" w:space="0" w:color="auto"/>
        <w:bottom w:val="none" w:sz="0" w:space="0" w:color="auto"/>
        <w:right w:val="none" w:sz="0" w:space="0" w:color="auto"/>
      </w:divBdr>
      <w:divsChild>
        <w:div w:id="1500148679">
          <w:marLeft w:val="547"/>
          <w:marRight w:val="0"/>
          <w:marTop w:val="96"/>
          <w:marBottom w:val="0"/>
          <w:divBdr>
            <w:top w:val="none" w:sz="0" w:space="0" w:color="auto"/>
            <w:left w:val="none" w:sz="0" w:space="0" w:color="auto"/>
            <w:bottom w:val="none" w:sz="0" w:space="0" w:color="auto"/>
            <w:right w:val="none" w:sz="0" w:space="0" w:color="auto"/>
          </w:divBdr>
        </w:div>
        <w:div w:id="375855852">
          <w:marLeft w:val="547"/>
          <w:marRight w:val="0"/>
          <w:marTop w:val="96"/>
          <w:marBottom w:val="0"/>
          <w:divBdr>
            <w:top w:val="none" w:sz="0" w:space="0" w:color="auto"/>
            <w:left w:val="none" w:sz="0" w:space="0" w:color="auto"/>
            <w:bottom w:val="none" w:sz="0" w:space="0" w:color="auto"/>
            <w:right w:val="none" w:sz="0" w:space="0" w:color="auto"/>
          </w:divBdr>
        </w:div>
        <w:div w:id="1892761974">
          <w:marLeft w:val="547"/>
          <w:marRight w:val="0"/>
          <w:marTop w:val="96"/>
          <w:marBottom w:val="0"/>
          <w:divBdr>
            <w:top w:val="none" w:sz="0" w:space="0" w:color="auto"/>
            <w:left w:val="none" w:sz="0" w:space="0" w:color="auto"/>
            <w:bottom w:val="none" w:sz="0" w:space="0" w:color="auto"/>
            <w:right w:val="none" w:sz="0" w:space="0" w:color="auto"/>
          </w:divBdr>
        </w:div>
        <w:div w:id="1641107847">
          <w:marLeft w:val="547"/>
          <w:marRight w:val="0"/>
          <w:marTop w:val="96"/>
          <w:marBottom w:val="0"/>
          <w:divBdr>
            <w:top w:val="none" w:sz="0" w:space="0" w:color="auto"/>
            <w:left w:val="none" w:sz="0" w:space="0" w:color="auto"/>
            <w:bottom w:val="none" w:sz="0" w:space="0" w:color="auto"/>
            <w:right w:val="none" w:sz="0" w:space="0" w:color="auto"/>
          </w:divBdr>
        </w:div>
        <w:div w:id="256182970">
          <w:marLeft w:val="547"/>
          <w:marRight w:val="0"/>
          <w:marTop w:val="96"/>
          <w:marBottom w:val="0"/>
          <w:divBdr>
            <w:top w:val="none" w:sz="0" w:space="0" w:color="auto"/>
            <w:left w:val="none" w:sz="0" w:space="0" w:color="auto"/>
            <w:bottom w:val="none" w:sz="0" w:space="0" w:color="auto"/>
            <w:right w:val="none" w:sz="0" w:space="0" w:color="auto"/>
          </w:divBdr>
        </w:div>
        <w:div w:id="1529757816">
          <w:marLeft w:val="547"/>
          <w:marRight w:val="0"/>
          <w:marTop w:val="96"/>
          <w:marBottom w:val="0"/>
          <w:divBdr>
            <w:top w:val="none" w:sz="0" w:space="0" w:color="auto"/>
            <w:left w:val="none" w:sz="0" w:space="0" w:color="auto"/>
            <w:bottom w:val="none" w:sz="0" w:space="0" w:color="auto"/>
            <w:right w:val="none" w:sz="0" w:space="0" w:color="auto"/>
          </w:divBdr>
        </w:div>
        <w:div w:id="1458833131">
          <w:marLeft w:val="547"/>
          <w:marRight w:val="0"/>
          <w:marTop w:val="96"/>
          <w:marBottom w:val="0"/>
          <w:divBdr>
            <w:top w:val="none" w:sz="0" w:space="0" w:color="auto"/>
            <w:left w:val="none" w:sz="0" w:space="0" w:color="auto"/>
            <w:bottom w:val="none" w:sz="0" w:space="0" w:color="auto"/>
            <w:right w:val="none" w:sz="0" w:space="0" w:color="auto"/>
          </w:divBdr>
        </w:div>
        <w:div w:id="1130634162">
          <w:marLeft w:val="547"/>
          <w:marRight w:val="0"/>
          <w:marTop w:val="96"/>
          <w:marBottom w:val="0"/>
          <w:divBdr>
            <w:top w:val="none" w:sz="0" w:space="0" w:color="auto"/>
            <w:left w:val="none" w:sz="0" w:space="0" w:color="auto"/>
            <w:bottom w:val="none" w:sz="0" w:space="0" w:color="auto"/>
            <w:right w:val="none" w:sz="0" w:space="0" w:color="auto"/>
          </w:divBdr>
        </w:div>
      </w:divsChild>
    </w:div>
    <w:div w:id="378284309">
      <w:bodyDiv w:val="1"/>
      <w:marLeft w:val="0"/>
      <w:marRight w:val="0"/>
      <w:marTop w:val="0"/>
      <w:marBottom w:val="0"/>
      <w:divBdr>
        <w:top w:val="none" w:sz="0" w:space="0" w:color="auto"/>
        <w:left w:val="none" w:sz="0" w:space="0" w:color="auto"/>
        <w:bottom w:val="none" w:sz="0" w:space="0" w:color="auto"/>
        <w:right w:val="none" w:sz="0" w:space="0" w:color="auto"/>
      </w:divBdr>
    </w:div>
    <w:div w:id="446897650">
      <w:bodyDiv w:val="1"/>
      <w:marLeft w:val="0"/>
      <w:marRight w:val="0"/>
      <w:marTop w:val="0"/>
      <w:marBottom w:val="0"/>
      <w:divBdr>
        <w:top w:val="none" w:sz="0" w:space="0" w:color="auto"/>
        <w:left w:val="none" w:sz="0" w:space="0" w:color="auto"/>
        <w:bottom w:val="none" w:sz="0" w:space="0" w:color="auto"/>
        <w:right w:val="none" w:sz="0" w:space="0" w:color="auto"/>
      </w:divBdr>
      <w:divsChild>
        <w:div w:id="732168436">
          <w:marLeft w:val="360"/>
          <w:marRight w:val="0"/>
          <w:marTop w:val="200"/>
          <w:marBottom w:val="0"/>
          <w:divBdr>
            <w:top w:val="none" w:sz="0" w:space="0" w:color="auto"/>
            <w:left w:val="none" w:sz="0" w:space="0" w:color="auto"/>
            <w:bottom w:val="none" w:sz="0" w:space="0" w:color="auto"/>
            <w:right w:val="none" w:sz="0" w:space="0" w:color="auto"/>
          </w:divBdr>
        </w:div>
        <w:div w:id="2096587727">
          <w:marLeft w:val="1080"/>
          <w:marRight w:val="0"/>
          <w:marTop w:val="100"/>
          <w:marBottom w:val="0"/>
          <w:divBdr>
            <w:top w:val="none" w:sz="0" w:space="0" w:color="auto"/>
            <w:left w:val="none" w:sz="0" w:space="0" w:color="auto"/>
            <w:bottom w:val="none" w:sz="0" w:space="0" w:color="auto"/>
            <w:right w:val="none" w:sz="0" w:space="0" w:color="auto"/>
          </w:divBdr>
        </w:div>
        <w:div w:id="20513697">
          <w:marLeft w:val="360"/>
          <w:marRight w:val="0"/>
          <w:marTop w:val="200"/>
          <w:marBottom w:val="0"/>
          <w:divBdr>
            <w:top w:val="none" w:sz="0" w:space="0" w:color="auto"/>
            <w:left w:val="none" w:sz="0" w:space="0" w:color="auto"/>
            <w:bottom w:val="none" w:sz="0" w:space="0" w:color="auto"/>
            <w:right w:val="none" w:sz="0" w:space="0" w:color="auto"/>
          </w:divBdr>
        </w:div>
        <w:div w:id="639380708">
          <w:marLeft w:val="1080"/>
          <w:marRight w:val="0"/>
          <w:marTop w:val="100"/>
          <w:marBottom w:val="0"/>
          <w:divBdr>
            <w:top w:val="none" w:sz="0" w:space="0" w:color="auto"/>
            <w:left w:val="none" w:sz="0" w:space="0" w:color="auto"/>
            <w:bottom w:val="none" w:sz="0" w:space="0" w:color="auto"/>
            <w:right w:val="none" w:sz="0" w:space="0" w:color="auto"/>
          </w:divBdr>
        </w:div>
        <w:div w:id="1559632782">
          <w:marLeft w:val="1080"/>
          <w:marRight w:val="0"/>
          <w:marTop w:val="100"/>
          <w:marBottom w:val="0"/>
          <w:divBdr>
            <w:top w:val="none" w:sz="0" w:space="0" w:color="auto"/>
            <w:left w:val="none" w:sz="0" w:space="0" w:color="auto"/>
            <w:bottom w:val="none" w:sz="0" w:space="0" w:color="auto"/>
            <w:right w:val="none" w:sz="0" w:space="0" w:color="auto"/>
          </w:divBdr>
        </w:div>
        <w:div w:id="1442996272">
          <w:marLeft w:val="1080"/>
          <w:marRight w:val="0"/>
          <w:marTop w:val="100"/>
          <w:marBottom w:val="0"/>
          <w:divBdr>
            <w:top w:val="none" w:sz="0" w:space="0" w:color="auto"/>
            <w:left w:val="none" w:sz="0" w:space="0" w:color="auto"/>
            <w:bottom w:val="none" w:sz="0" w:space="0" w:color="auto"/>
            <w:right w:val="none" w:sz="0" w:space="0" w:color="auto"/>
          </w:divBdr>
        </w:div>
        <w:div w:id="344867011">
          <w:marLeft w:val="1080"/>
          <w:marRight w:val="0"/>
          <w:marTop w:val="100"/>
          <w:marBottom w:val="0"/>
          <w:divBdr>
            <w:top w:val="none" w:sz="0" w:space="0" w:color="auto"/>
            <w:left w:val="none" w:sz="0" w:space="0" w:color="auto"/>
            <w:bottom w:val="none" w:sz="0" w:space="0" w:color="auto"/>
            <w:right w:val="none" w:sz="0" w:space="0" w:color="auto"/>
          </w:divBdr>
        </w:div>
        <w:div w:id="521552562">
          <w:marLeft w:val="1080"/>
          <w:marRight w:val="0"/>
          <w:marTop w:val="100"/>
          <w:marBottom w:val="0"/>
          <w:divBdr>
            <w:top w:val="none" w:sz="0" w:space="0" w:color="auto"/>
            <w:left w:val="none" w:sz="0" w:space="0" w:color="auto"/>
            <w:bottom w:val="none" w:sz="0" w:space="0" w:color="auto"/>
            <w:right w:val="none" w:sz="0" w:space="0" w:color="auto"/>
          </w:divBdr>
        </w:div>
        <w:div w:id="99419794">
          <w:marLeft w:val="360"/>
          <w:marRight w:val="0"/>
          <w:marTop w:val="200"/>
          <w:marBottom w:val="0"/>
          <w:divBdr>
            <w:top w:val="none" w:sz="0" w:space="0" w:color="auto"/>
            <w:left w:val="none" w:sz="0" w:space="0" w:color="auto"/>
            <w:bottom w:val="none" w:sz="0" w:space="0" w:color="auto"/>
            <w:right w:val="none" w:sz="0" w:space="0" w:color="auto"/>
          </w:divBdr>
        </w:div>
        <w:div w:id="987829640">
          <w:marLeft w:val="360"/>
          <w:marRight w:val="0"/>
          <w:marTop w:val="200"/>
          <w:marBottom w:val="0"/>
          <w:divBdr>
            <w:top w:val="none" w:sz="0" w:space="0" w:color="auto"/>
            <w:left w:val="none" w:sz="0" w:space="0" w:color="auto"/>
            <w:bottom w:val="none" w:sz="0" w:space="0" w:color="auto"/>
            <w:right w:val="none" w:sz="0" w:space="0" w:color="auto"/>
          </w:divBdr>
        </w:div>
        <w:div w:id="1196961419">
          <w:marLeft w:val="1080"/>
          <w:marRight w:val="0"/>
          <w:marTop w:val="100"/>
          <w:marBottom w:val="0"/>
          <w:divBdr>
            <w:top w:val="none" w:sz="0" w:space="0" w:color="auto"/>
            <w:left w:val="none" w:sz="0" w:space="0" w:color="auto"/>
            <w:bottom w:val="none" w:sz="0" w:space="0" w:color="auto"/>
            <w:right w:val="none" w:sz="0" w:space="0" w:color="auto"/>
          </w:divBdr>
        </w:div>
      </w:divsChild>
    </w:div>
    <w:div w:id="499931847">
      <w:bodyDiv w:val="1"/>
      <w:marLeft w:val="0"/>
      <w:marRight w:val="0"/>
      <w:marTop w:val="0"/>
      <w:marBottom w:val="0"/>
      <w:divBdr>
        <w:top w:val="none" w:sz="0" w:space="0" w:color="auto"/>
        <w:left w:val="none" w:sz="0" w:space="0" w:color="auto"/>
        <w:bottom w:val="none" w:sz="0" w:space="0" w:color="auto"/>
        <w:right w:val="none" w:sz="0" w:space="0" w:color="auto"/>
      </w:divBdr>
      <w:divsChild>
        <w:div w:id="529685397">
          <w:marLeft w:val="274"/>
          <w:marRight w:val="0"/>
          <w:marTop w:val="86"/>
          <w:marBottom w:val="0"/>
          <w:divBdr>
            <w:top w:val="none" w:sz="0" w:space="0" w:color="auto"/>
            <w:left w:val="none" w:sz="0" w:space="0" w:color="auto"/>
            <w:bottom w:val="none" w:sz="0" w:space="0" w:color="auto"/>
            <w:right w:val="none" w:sz="0" w:space="0" w:color="auto"/>
          </w:divBdr>
        </w:div>
        <w:div w:id="578252065">
          <w:marLeft w:val="274"/>
          <w:marRight w:val="0"/>
          <w:marTop w:val="86"/>
          <w:marBottom w:val="0"/>
          <w:divBdr>
            <w:top w:val="none" w:sz="0" w:space="0" w:color="auto"/>
            <w:left w:val="none" w:sz="0" w:space="0" w:color="auto"/>
            <w:bottom w:val="none" w:sz="0" w:space="0" w:color="auto"/>
            <w:right w:val="none" w:sz="0" w:space="0" w:color="auto"/>
          </w:divBdr>
        </w:div>
        <w:div w:id="604577044">
          <w:marLeft w:val="994"/>
          <w:marRight w:val="0"/>
          <w:marTop w:val="86"/>
          <w:marBottom w:val="0"/>
          <w:divBdr>
            <w:top w:val="none" w:sz="0" w:space="0" w:color="auto"/>
            <w:left w:val="none" w:sz="0" w:space="0" w:color="auto"/>
            <w:bottom w:val="none" w:sz="0" w:space="0" w:color="auto"/>
            <w:right w:val="none" w:sz="0" w:space="0" w:color="auto"/>
          </w:divBdr>
        </w:div>
        <w:div w:id="730806042">
          <w:marLeft w:val="274"/>
          <w:marRight w:val="0"/>
          <w:marTop w:val="86"/>
          <w:marBottom w:val="0"/>
          <w:divBdr>
            <w:top w:val="none" w:sz="0" w:space="0" w:color="auto"/>
            <w:left w:val="none" w:sz="0" w:space="0" w:color="auto"/>
            <w:bottom w:val="none" w:sz="0" w:space="0" w:color="auto"/>
            <w:right w:val="none" w:sz="0" w:space="0" w:color="auto"/>
          </w:divBdr>
        </w:div>
        <w:div w:id="797068211">
          <w:marLeft w:val="994"/>
          <w:marRight w:val="0"/>
          <w:marTop w:val="86"/>
          <w:marBottom w:val="0"/>
          <w:divBdr>
            <w:top w:val="none" w:sz="0" w:space="0" w:color="auto"/>
            <w:left w:val="none" w:sz="0" w:space="0" w:color="auto"/>
            <w:bottom w:val="none" w:sz="0" w:space="0" w:color="auto"/>
            <w:right w:val="none" w:sz="0" w:space="0" w:color="auto"/>
          </w:divBdr>
        </w:div>
        <w:div w:id="868369769">
          <w:marLeft w:val="994"/>
          <w:marRight w:val="0"/>
          <w:marTop w:val="86"/>
          <w:marBottom w:val="0"/>
          <w:divBdr>
            <w:top w:val="none" w:sz="0" w:space="0" w:color="auto"/>
            <w:left w:val="none" w:sz="0" w:space="0" w:color="auto"/>
            <w:bottom w:val="none" w:sz="0" w:space="0" w:color="auto"/>
            <w:right w:val="none" w:sz="0" w:space="0" w:color="auto"/>
          </w:divBdr>
        </w:div>
        <w:div w:id="1356299164">
          <w:marLeft w:val="994"/>
          <w:marRight w:val="0"/>
          <w:marTop w:val="144"/>
          <w:marBottom w:val="0"/>
          <w:divBdr>
            <w:top w:val="none" w:sz="0" w:space="0" w:color="auto"/>
            <w:left w:val="none" w:sz="0" w:space="0" w:color="auto"/>
            <w:bottom w:val="none" w:sz="0" w:space="0" w:color="auto"/>
            <w:right w:val="none" w:sz="0" w:space="0" w:color="auto"/>
          </w:divBdr>
        </w:div>
        <w:div w:id="1370883911">
          <w:marLeft w:val="274"/>
          <w:marRight w:val="0"/>
          <w:marTop w:val="86"/>
          <w:marBottom w:val="0"/>
          <w:divBdr>
            <w:top w:val="none" w:sz="0" w:space="0" w:color="auto"/>
            <w:left w:val="none" w:sz="0" w:space="0" w:color="auto"/>
            <w:bottom w:val="none" w:sz="0" w:space="0" w:color="auto"/>
            <w:right w:val="none" w:sz="0" w:space="0" w:color="auto"/>
          </w:divBdr>
        </w:div>
        <w:div w:id="1772237347">
          <w:marLeft w:val="994"/>
          <w:marRight w:val="0"/>
          <w:marTop w:val="86"/>
          <w:marBottom w:val="0"/>
          <w:divBdr>
            <w:top w:val="none" w:sz="0" w:space="0" w:color="auto"/>
            <w:left w:val="none" w:sz="0" w:space="0" w:color="auto"/>
            <w:bottom w:val="none" w:sz="0" w:space="0" w:color="auto"/>
            <w:right w:val="none" w:sz="0" w:space="0" w:color="auto"/>
          </w:divBdr>
        </w:div>
        <w:div w:id="1776170135">
          <w:marLeft w:val="994"/>
          <w:marRight w:val="0"/>
          <w:marTop w:val="144"/>
          <w:marBottom w:val="0"/>
          <w:divBdr>
            <w:top w:val="none" w:sz="0" w:space="0" w:color="auto"/>
            <w:left w:val="none" w:sz="0" w:space="0" w:color="auto"/>
            <w:bottom w:val="none" w:sz="0" w:space="0" w:color="auto"/>
            <w:right w:val="none" w:sz="0" w:space="0" w:color="auto"/>
          </w:divBdr>
        </w:div>
        <w:div w:id="1841693812">
          <w:marLeft w:val="274"/>
          <w:marRight w:val="0"/>
          <w:marTop w:val="86"/>
          <w:marBottom w:val="0"/>
          <w:divBdr>
            <w:top w:val="none" w:sz="0" w:space="0" w:color="auto"/>
            <w:left w:val="none" w:sz="0" w:space="0" w:color="auto"/>
            <w:bottom w:val="none" w:sz="0" w:space="0" w:color="auto"/>
            <w:right w:val="none" w:sz="0" w:space="0" w:color="auto"/>
          </w:divBdr>
        </w:div>
        <w:div w:id="1867325193">
          <w:marLeft w:val="994"/>
          <w:marRight w:val="0"/>
          <w:marTop w:val="144"/>
          <w:marBottom w:val="0"/>
          <w:divBdr>
            <w:top w:val="none" w:sz="0" w:space="0" w:color="auto"/>
            <w:left w:val="none" w:sz="0" w:space="0" w:color="auto"/>
            <w:bottom w:val="none" w:sz="0" w:space="0" w:color="auto"/>
            <w:right w:val="none" w:sz="0" w:space="0" w:color="auto"/>
          </w:divBdr>
        </w:div>
        <w:div w:id="2036073821">
          <w:marLeft w:val="274"/>
          <w:marRight w:val="0"/>
          <w:marTop w:val="86"/>
          <w:marBottom w:val="0"/>
          <w:divBdr>
            <w:top w:val="none" w:sz="0" w:space="0" w:color="auto"/>
            <w:left w:val="none" w:sz="0" w:space="0" w:color="auto"/>
            <w:bottom w:val="none" w:sz="0" w:space="0" w:color="auto"/>
            <w:right w:val="none" w:sz="0" w:space="0" w:color="auto"/>
          </w:divBdr>
        </w:div>
      </w:divsChild>
    </w:div>
    <w:div w:id="590702965">
      <w:bodyDiv w:val="1"/>
      <w:marLeft w:val="0"/>
      <w:marRight w:val="0"/>
      <w:marTop w:val="0"/>
      <w:marBottom w:val="0"/>
      <w:divBdr>
        <w:top w:val="none" w:sz="0" w:space="0" w:color="auto"/>
        <w:left w:val="none" w:sz="0" w:space="0" w:color="auto"/>
        <w:bottom w:val="none" w:sz="0" w:space="0" w:color="auto"/>
        <w:right w:val="none" w:sz="0" w:space="0" w:color="auto"/>
      </w:divBdr>
      <w:divsChild>
        <w:div w:id="1782188901">
          <w:marLeft w:val="1080"/>
          <w:marRight w:val="0"/>
          <w:marTop w:val="100"/>
          <w:marBottom w:val="0"/>
          <w:divBdr>
            <w:top w:val="none" w:sz="0" w:space="0" w:color="auto"/>
            <w:left w:val="none" w:sz="0" w:space="0" w:color="auto"/>
            <w:bottom w:val="none" w:sz="0" w:space="0" w:color="auto"/>
            <w:right w:val="none" w:sz="0" w:space="0" w:color="auto"/>
          </w:divBdr>
        </w:div>
        <w:div w:id="1359699951">
          <w:marLeft w:val="1800"/>
          <w:marRight w:val="0"/>
          <w:marTop w:val="100"/>
          <w:marBottom w:val="0"/>
          <w:divBdr>
            <w:top w:val="none" w:sz="0" w:space="0" w:color="auto"/>
            <w:left w:val="none" w:sz="0" w:space="0" w:color="auto"/>
            <w:bottom w:val="none" w:sz="0" w:space="0" w:color="auto"/>
            <w:right w:val="none" w:sz="0" w:space="0" w:color="auto"/>
          </w:divBdr>
        </w:div>
        <w:div w:id="735514624">
          <w:marLeft w:val="1800"/>
          <w:marRight w:val="0"/>
          <w:marTop w:val="100"/>
          <w:marBottom w:val="0"/>
          <w:divBdr>
            <w:top w:val="none" w:sz="0" w:space="0" w:color="auto"/>
            <w:left w:val="none" w:sz="0" w:space="0" w:color="auto"/>
            <w:bottom w:val="none" w:sz="0" w:space="0" w:color="auto"/>
            <w:right w:val="none" w:sz="0" w:space="0" w:color="auto"/>
          </w:divBdr>
        </w:div>
        <w:div w:id="300422767">
          <w:marLeft w:val="1800"/>
          <w:marRight w:val="0"/>
          <w:marTop w:val="100"/>
          <w:marBottom w:val="0"/>
          <w:divBdr>
            <w:top w:val="none" w:sz="0" w:space="0" w:color="auto"/>
            <w:left w:val="none" w:sz="0" w:space="0" w:color="auto"/>
            <w:bottom w:val="none" w:sz="0" w:space="0" w:color="auto"/>
            <w:right w:val="none" w:sz="0" w:space="0" w:color="auto"/>
          </w:divBdr>
        </w:div>
        <w:div w:id="2017421657">
          <w:marLeft w:val="1080"/>
          <w:marRight w:val="0"/>
          <w:marTop w:val="100"/>
          <w:marBottom w:val="0"/>
          <w:divBdr>
            <w:top w:val="none" w:sz="0" w:space="0" w:color="auto"/>
            <w:left w:val="none" w:sz="0" w:space="0" w:color="auto"/>
            <w:bottom w:val="none" w:sz="0" w:space="0" w:color="auto"/>
            <w:right w:val="none" w:sz="0" w:space="0" w:color="auto"/>
          </w:divBdr>
        </w:div>
        <w:div w:id="951402822">
          <w:marLeft w:val="1800"/>
          <w:marRight w:val="0"/>
          <w:marTop w:val="100"/>
          <w:marBottom w:val="0"/>
          <w:divBdr>
            <w:top w:val="none" w:sz="0" w:space="0" w:color="auto"/>
            <w:left w:val="none" w:sz="0" w:space="0" w:color="auto"/>
            <w:bottom w:val="none" w:sz="0" w:space="0" w:color="auto"/>
            <w:right w:val="none" w:sz="0" w:space="0" w:color="auto"/>
          </w:divBdr>
        </w:div>
      </w:divsChild>
    </w:div>
    <w:div w:id="651830583">
      <w:bodyDiv w:val="1"/>
      <w:marLeft w:val="0"/>
      <w:marRight w:val="0"/>
      <w:marTop w:val="0"/>
      <w:marBottom w:val="0"/>
      <w:divBdr>
        <w:top w:val="none" w:sz="0" w:space="0" w:color="auto"/>
        <w:left w:val="none" w:sz="0" w:space="0" w:color="auto"/>
        <w:bottom w:val="none" w:sz="0" w:space="0" w:color="auto"/>
        <w:right w:val="none" w:sz="0" w:space="0" w:color="auto"/>
      </w:divBdr>
    </w:div>
    <w:div w:id="656955513">
      <w:bodyDiv w:val="1"/>
      <w:marLeft w:val="0"/>
      <w:marRight w:val="0"/>
      <w:marTop w:val="0"/>
      <w:marBottom w:val="0"/>
      <w:divBdr>
        <w:top w:val="none" w:sz="0" w:space="0" w:color="auto"/>
        <w:left w:val="none" w:sz="0" w:space="0" w:color="auto"/>
        <w:bottom w:val="none" w:sz="0" w:space="0" w:color="auto"/>
        <w:right w:val="none" w:sz="0" w:space="0" w:color="auto"/>
      </w:divBdr>
      <w:divsChild>
        <w:div w:id="259605670">
          <w:marLeft w:val="360"/>
          <w:marRight w:val="0"/>
          <w:marTop w:val="200"/>
          <w:marBottom w:val="0"/>
          <w:divBdr>
            <w:top w:val="none" w:sz="0" w:space="0" w:color="auto"/>
            <w:left w:val="none" w:sz="0" w:space="0" w:color="auto"/>
            <w:bottom w:val="none" w:sz="0" w:space="0" w:color="auto"/>
            <w:right w:val="none" w:sz="0" w:space="0" w:color="auto"/>
          </w:divBdr>
        </w:div>
        <w:div w:id="784933913">
          <w:marLeft w:val="360"/>
          <w:marRight w:val="0"/>
          <w:marTop w:val="200"/>
          <w:marBottom w:val="0"/>
          <w:divBdr>
            <w:top w:val="none" w:sz="0" w:space="0" w:color="auto"/>
            <w:left w:val="none" w:sz="0" w:space="0" w:color="auto"/>
            <w:bottom w:val="none" w:sz="0" w:space="0" w:color="auto"/>
            <w:right w:val="none" w:sz="0" w:space="0" w:color="auto"/>
          </w:divBdr>
        </w:div>
        <w:div w:id="955137985">
          <w:marLeft w:val="1440"/>
          <w:marRight w:val="0"/>
          <w:marTop w:val="100"/>
          <w:marBottom w:val="0"/>
          <w:divBdr>
            <w:top w:val="none" w:sz="0" w:space="0" w:color="auto"/>
            <w:left w:val="none" w:sz="0" w:space="0" w:color="auto"/>
            <w:bottom w:val="none" w:sz="0" w:space="0" w:color="auto"/>
            <w:right w:val="none" w:sz="0" w:space="0" w:color="auto"/>
          </w:divBdr>
        </w:div>
        <w:div w:id="729110789">
          <w:marLeft w:val="1440"/>
          <w:marRight w:val="0"/>
          <w:marTop w:val="100"/>
          <w:marBottom w:val="0"/>
          <w:divBdr>
            <w:top w:val="none" w:sz="0" w:space="0" w:color="auto"/>
            <w:left w:val="none" w:sz="0" w:space="0" w:color="auto"/>
            <w:bottom w:val="none" w:sz="0" w:space="0" w:color="auto"/>
            <w:right w:val="none" w:sz="0" w:space="0" w:color="auto"/>
          </w:divBdr>
        </w:div>
        <w:div w:id="477961317">
          <w:marLeft w:val="1440"/>
          <w:marRight w:val="0"/>
          <w:marTop w:val="100"/>
          <w:marBottom w:val="0"/>
          <w:divBdr>
            <w:top w:val="none" w:sz="0" w:space="0" w:color="auto"/>
            <w:left w:val="none" w:sz="0" w:space="0" w:color="auto"/>
            <w:bottom w:val="none" w:sz="0" w:space="0" w:color="auto"/>
            <w:right w:val="none" w:sz="0" w:space="0" w:color="auto"/>
          </w:divBdr>
        </w:div>
        <w:div w:id="219370916">
          <w:marLeft w:val="1440"/>
          <w:marRight w:val="0"/>
          <w:marTop w:val="100"/>
          <w:marBottom w:val="0"/>
          <w:divBdr>
            <w:top w:val="none" w:sz="0" w:space="0" w:color="auto"/>
            <w:left w:val="none" w:sz="0" w:space="0" w:color="auto"/>
            <w:bottom w:val="none" w:sz="0" w:space="0" w:color="auto"/>
            <w:right w:val="none" w:sz="0" w:space="0" w:color="auto"/>
          </w:divBdr>
        </w:div>
        <w:div w:id="451485011">
          <w:marLeft w:val="360"/>
          <w:marRight w:val="0"/>
          <w:marTop w:val="200"/>
          <w:marBottom w:val="0"/>
          <w:divBdr>
            <w:top w:val="none" w:sz="0" w:space="0" w:color="auto"/>
            <w:left w:val="none" w:sz="0" w:space="0" w:color="auto"/>
            <w:bottom w:val="none" w:sz="0" w:space="0" w:color="auto"/>
            <w:right w:val="none" w:sz="0" w:space="0" w:color="auto"/>
          </w:divBdr>
        </w:div>
        <w:div w:id="312873944">
          <w:marLeft w:val="360"/>
          <w:marRight w:val="0"/>
          <w:marTop w:val="200"/>
          <w:marBottom w:val="0"/>
          <w:divBdr>
            <w:top w:val="none" w:sz="0" w:space="0" w:color="auto"/>
            <w:left w:val="none" w:sz="0" w:space="0" w:color="auto"/>
            <w:bottom w:val="none" w:sz="0" w:space="0" w:color="auto"/>
            <w:right w:val="none" w:sz="0" w:space="0" w:color="auto"/>
          </w:divBdr>
        </w:div>
        <w:div w:id="1308973130">
          <w:marLeft w:val="1080"/>
          <w:marRight w:val="0"/>
          <w:marTop w:val="100"/>
          <w:marBottom w:val="0"/>
          <w:divBdr>
            <w:top w:val="none" w:sz="0" w:space="0" w:color="auto"/>
            <w:left w:val="none" w:sz="0" w:space="0" w:color="auto"/>
            <w:bottom w:val="none" w:sz="0" w:space="0" w:color="auto"/>
            <w:right w:val="none" w:sz="0" w:space="0" w:color="auto"/>
          </w:divBdr>
        </w:div>
        <w:div w:id="1186209874">
          <w:marLeft w:val="1080"/>
          <w:marRight w:val="0"/>
          <w:marTop w:val="100"/>
          <w:marBottom w:val="0"/>
          <w:divBdr>
            <w:top w:val="none" w:sz="0" w:space="0" w:color="auto"/>
            <w:left w:val="none" w:sz="0" w:space="0" w:color="auto"/>
            <w:bottom w:val="none" w:sz="0" w:space="0" w:color="auto"/>
            <w:right w:val="none" w:sz="0" w:space="0" w:color="auto"/>
          </w:divBdr>
        </w:div>
        <w:div w:id="1640763270">
          <w:marLeft w:val="360"/>
          <w:marRight w:val="0"/>
          <w:marTop w:val="200"/>
          <w:marBottom w:val="0"/>
          <w:divBdr>
            <w:top w:val="none" w:sz="0" w:space="0" w:color="auto"/>
            <w:left w:val="none" w:sz="0" w:space="0" w:color="auto"/>
            <w:bottom w:val="none" w:sz="0" w:space="0" w:color="auto"/>
            <w:right w:val="none" w:sz="0" w:space="0" w:color="auto"/>
          </w:divBdr>
        </w:div>
      </w:divsChild>
    </w:div>
    <w:div w:id="693651987">
      <w:bodyDiv w:val="1"/>
      <w:marLeft w:val="0"/>
      <w:marRight w:val="0"/>
      <w:marTop w:val="0"/>
      <w:marBottom w:val="0"/>
      <w:divBdr>
        <w:top w:val="none" w:sz="0" w:space="0" w:color="auto"/>
        <w:left w:val="none" w:sz="0" w:space="0" w:color="auto"/>
        <w:bottom w:val="none" w:sz="0" w:space="0" w:color="auto"/>
        <w:right w:val="none" w:sz="0" w:space="0" w:color="auto"/>
      </w:divBdr>
    </w:div>
    <w:div w:id="1009674072">
      <w:bodyDiv w:val="1"/>
      <w:marLeft w:val="0"/>
      <w:marRight w:val="0"/>
      <w:marTop w:val="0"/>
      <w:marBottom w:val="0"/>
      <w:divBdr>
        <w:top w:val="none" w:sz="0" w:space="0" w:color="auto"/>
        <w:left w:val="none" w:sz="0" w:space="0" w:color="auto"/>
        <w:bottom w:val="none" w:sz="0" w:space="0" w:color="auto"/>
        <w:right w:val="none" w:sz="0" w:space="0" w:color="auto"/>
      </w:divBdr>
      <w:divsChild>
        <w:div w:id="1921870004">
          <w:marLeft w:val="360"/>
          <w:marRight w:val="0"/>
          <w:marTop w:val="200"/>
          <w:marBottom w:val="0"/>
          <w:divBdr>
            <w:top w:val="none" w:sz="0" w:space="0" w:color="auto"/>
            <w:left w:val="none" w:sz="0" w:space="0" w:color="auto"/>
            <w:bottom w:val="none" w:sz="0" w:space="0" w:color="auto"/>
            <w:right w:val="none" w:sz="0" w:space="0" w:color="auto"/>
          </w:divBdr>
        </w:div>
        <w:div w:id="2016180079">
          <w:marLeft w:val="1080"/>
          <w:marRight w:val="0"/>
          <w:marTop w:val="100"/>
          <w:marBottom w:val="0"/>
          <w:divBdr>
            <w:top w:val="none" w:sz="0" w:space="0" w:color="auto"/>
            <w:left w:val="none" w:sz="0" w:space="0" w:color="auto"/>
            <w:bottom w:val="none" w:sz="0" w:space="0" w:color="auto"/>
            <w:right w:val="none" w:sz="0" w:space="0" w:color="auto"/>
          </w:divBdr>
        </w:div>
        <w:div w:id="1042830350">
          <w:marLeft w:val="360"/>
          <w:marRight w:val="0"/>
          <w:marTop w:val="200"/>
          <w:marBottom w:val="0"/>
          <w:divBdr>
            <w:top w:val="none" w:sz="0" w:space="0" w:color="auto"/>
            <w:left w:val="none" w:sz="0" w:space="0" w:color="auto"/>
            <w:bottom w:val="none" w:sz="0" w:space="0" w:color="auto"/>
            <w:right w:val="none" w:sz="0" w:space="0" w:color="auto"/>
          </w:divBdr>
        </w:div>
        <w:div w:id="24018155">
          <w:marLeft w:val="1080"/>
          <w:marRight w:val="0"/>
          <w:marTop w:val="100"/>
          <w:marBottom w:val="0"/>
          <w:divBdr>
            <w:top w:val="none" w:sz="0" w:space="0" w:color="auto"/>
            <w:left w:val="none" w:sz="0" w:space="0" w:color="auto"/>
            <w:bottom w:val="none" w:sz="0" w:space="0" w:color="auto"/>
            <w:right w:val="none" w:sz="0" w:space="0" w:color="auto"/>
          </w:divBdr>
        </w:div>
        <w:div w:id="70198905">
          <w:marLeft w:val="360"/>
          <w:marRight w:val="0"/>
          <w:marTop w:val="200"/>
          <w:marBottom w:val="0"/>
          <w:divBdr>
            <w:top w:val="none" w:sz="0" w:space="0" w:color="auto"/>
            <w:left w:val="none" w:sz="0" w:space="0" w:color="auto"/>
            <w:bottom w:val="none" w:sz="0" w:space="0" w:color="auto"/>
            <w:right w:val="none" w:sz="0" w:space="0" w:color="auto"/>
          </w:divBdr>
        </w:div>
        <w:div w:id="943414485">
          <w:marLeft w:val="1080"/>
          <w:marRight w:val="0"/>
          <w:marTop w:val="100"/>
          <w:marBottom w:val="0"/>
          <w:divBdr>
            <w:top w:val="none" w:sz="0" w:space="0" w:color="auto"/>
            <w:left w:val="none" w:sz="0" w:space="0" w:color="auto"/>
            <w:bottom w:val="none" w:sz="0" w:space="0" w:color="auto"/>
            <w:right w:val="none" w:sz="0" w:space="0" w:color="auto"/>
          </w:divBdr>
        </w:div>
        <w:div w:id="297150626">
          <w:marLeft w:val="360"/>
          <w:marRight w:val="0"/>
          <w:marTop w:val="200"/>
          <w:marBottom w:val="0"/>
          <w:divBdr>
            <w:top w:val="none" w:sz="0" w:space="0" w:color="auto"/>
            <w:left w:val="none" w:sz="0" w:space="0" w:color="auto"/>
            <w:bottom w:val="none" w:sz="0" w:space="0" w:color="auto"/>
            <w:right w:val="none" w:sz="0" w:space="0" w:color="auto"/>
          </w:divBdr>
        </w:div>
        <w:div w:id="1990595450">
          <w:marLeft w:val="1080"/>
          <w:marRight w:val="0"/>
          <w:marTop w:val="100"/>
          <w:marBottom w:val="0"/>
          <w:divBdr>
            <w:top w:val="none" w:sz="0" w:space="0" w:color="auto"/>
            <w:left w:val="none" w:sz="0" w:space="0" w:color="auto"/>
            <w:bottom w:val="none" w:sz="0" w:space="0" w:color="auto"/>
            <w:right w:val="none" w:sz="0" w:space="0" w:color="auto"/>
          </w:divBdr>
        </w:div>
        <w:div w:id="51856674">
          <w:marLeft w:val="360"/>
          <w:marRight w:val="0"/>
          <w:marTop w:val="200"/>
          <w:marBottom w:val="0"/>
          <w:divBdr>
            <w:top w:val="none" w:sz="0" w:space="0" w:color="auto"/>
            <w:left w:val="none" w:sz="0" w:space="0" w:color="auto"/>
            <w:bottom w:val="none" w:sz="0" w:space="0" w:color="auto"/>
            <w:right w:val="none" w:sz="0" w:space="0" w:color="auto"/>
          </w:divBdr>
        </w:div>
      </w:divsChild>
    </w:div>
    <w:div w:id="1011683618">
      <w:bodyDiv w:val="1"/>
      <w:marLeft w:val="0"/>
      <w:marRight w:val="0"/>
      <w:marTop w:val="0"/>
      <w:marBottom w:val="0"/>
      <w:divBdr>
        <w:top w:val="none" w:sz="0" w:space="0" w:color="auto"/>
        <w:left w:val="none" w:sz="0" w:space="0" w:color="auto"/>
        <w:bottom w:val="none" w:sz="0" w:space="0" w:color="auto"/>
        <w:right w:val="none" w:sz="0" w:space="0" w:color="auto"/>
      </w:divBdr>
      <w:divsChild>
        <w:div w:id="277294172">
          <w:marLeft w:val="547"/>
          <w:marRight w:val="0"/>
          <w:marTop w:val="96"/>
          <w:marBottom w:val="0"/>
          <w:divBdr>
            <w:top w:val="none" w:sz="0" w:space="0" w:color="auto"/>
            <w:left w:val="none" w:sz="0" w:space="0" w:color="auto"/>
            <w:bottom w:val="none" w:sz="0" w:space="0" w:color="auto"/>
            <w:right w:val="none" w:sz="0" w:space="0" w:color="auto"/>
          </w:divBdr>
        </w:div>
        <w:div w:id="1454638304">
          <w:marLeft w:val="547"/>
          <w:marRight w:val="0"/>
          <w:marTop w:val="96"/>
          <w:marBottom w:val="0"/>
          <w:divBdr>
            <w:top w:val="none" w:sz="0" w:space="0" w:color="auto"/>
            <w:left w:val="none" w:sz="0" w:space="0" w:color="auto"/>
            <w:bottom w:val="none" w:sz="0" w:space="0" w:color="auto"/>
            <w:right w:val="none" w:sz="0" w:space="0" w:color="auto"/>
          </w:divBdr>
        </w:div>
        <w:div w:id="1844659989">
          <w:marLeft w:val="547"/>
          <w:marRight w:val="0"/>
          <w:marTop w:val="96"/>
          <w:marBottom w:val="0"/>
          <w:divBdr>
            <w:top w:val="none" w:sz="0" w:space="0" w:color="auto"/>
            <w:left w:val="none" w:sz="0" w:space="0" w:color="auto"/>
            <w:bottom w:val="none" w:sz="0" w:space="0" w:color="auto"/>
            <w:right w:val="none" w:sz="0" w:space="0" w:color="auto"/>
          </w:divBdr>
        </w:div>
        <w:div w:id="1671986035">
          <w:marLeft w:val="547"/>
          <w:marRight w:val="0"/>
          <w:marTop w:val="96"/>
          <w:marBottom w:val="0"/>
          <w:divBdr>
            <w:top w:val="none" w:sz="0" w:space="0" w:color="auto"/>
            <w:left w:val="none" w:sz="0" w:space="0" w:color="auto"/>
            <w:bottom w:val="none" w:sz="0" w:space="0" w:color="auto"/>
            <w:right w:val="none" w:sz="0" w:space="0" w:color="auto"/>
          </w:divBdr>
        </w:div>
        <w:div w:id="1401176333">
          <w:marLeft w:val="547"/>
          <w:marRight w:val="0"/>
          <w:marTop w:val="96"/>
          <w:marBottom w:val="0"/>
          <w:divBdr>
            <w:top w:val="none" w:sz="0" w:space="0" w:color="auto"/>
            <w:left w:val="none" w:sz="0" w:space="0" w:color="auto"/>
            <w:bottom w:val="none" w:sz="0" w:space="0" w:color="auto"/>
            <w:right w:val="none" w:sz="0" w:space="0" w:color="auto"/>
          </w:divBdr>
        </w:div>
        <w:div w:id="211423194">
          <w:marLeft w:val="547"/>
          <w:marRight w:val="0"/>
          <w:marTop w:val="96"/>
          <w:marBottom w:val="0"/>
          <w:divBdr>
            <w:top w:val="none" w:sz="0" w:space="0" w:color="auto"/>
            <w:left w:val="none" w:sz="0" w:space="0" w:color="auto"/>
            <w:bottom w:val="none" w:sz="0" w:space="0" w:color="auto"/>
            <w:right w:val="none" w:sz="0" w:space="0" w:color="auto"/>
          </w:divBdr>
        </w:div>
        <w:div w:id="2057462789">
          <w:marLeft w:val="547"/>
          <w:marRight w:val="0"/>
          <w:marTop w:val="96"/>
          <w:marBottom w:val="0"/>
          <w:divBdr>
            <w:top w:val="none" w:sz="0" w:space="0" w:color="auto"/>
            <w:left w:val="none" w:sz="0" w:space="0" w:color="auto"/>
            <w:bottom w:val="none" w:sz="0" w:space="0" w:color="auto"/>
            <w:right w:val="none" w:sz="0" w:space="0" w:color="auto"/>
          </w:divBdr>
        </w:div>
        <w:div w:id="1763837311">
          <w:marLeft w:val="547"/>
          <w:marRight w:val="0"/>
          <w:marTop w:val="96"/>
          <w:marBottom w:val="0"/>
          <w:divBdr>
            <w:top w:val="none" w:sz="0" w:space="0" w:color="auto"/>
            <w:left w:val="none" w:sz="0" w:space="0" w:color="auto"/>
            <w:bottom w:val="none" w:sz="0" w:space="0" w:color="auto"/>
            <w:right w:val="none" w:sz="0" w:space="0" w:color="auto"/>
          </w:divBdr>
        </w:div>
        <w:div w:id="64912344">
          <w:marLeft w:val="547"/>
          <w:marRight w:val="0"/>
          <w:marTop w:val="96"/>
          <w:marBottom w:val="0"/>
          <w:divBdr>
            <w:top w:val="none" w:sz="0" w:space="0" w:color="auto"/>
            <w:left w:val="none" w:sz="0" w:space="0" w:color="auto"/>
            <w:bottom w:val="none" w:sz="0" w:space="0" w:color="auto"/>
            <w:right w:val="none" w:sz="0" w:space="0" w:color="auto"/>
          </w:divBdr>
        </w:div>
      </w:divsChild>
    </w:div>
    <w:div w:id="1052003566">
      <w:bodyDiv w:val="1"/>
      <w:marLeft w:val="0"/>
      <w:marRight w:val="0"/>
      <w:marTop w:val="0"/>
      <w:marBottom w:val="0"/>
      <w:divBdr>
        <w:top w:val="none" w:sz="0" w:space="0" w:color="auto"/>
        <w:left w:val="none" w:sz="0" w:space="0" w:color="auto"/>
        <w:bottom w:val="none" w:sz="0" w:space="0" w:color="auto"/>
        <w:right w:val="none" w:sz="0" w:space="0" w:color="auto"/>
      </w:divBdr>
    </w:div>
    <w:div w:id="1120685585">
      <w:bodyDiv w:val="1"/>
      <w:marLeft w:val="0"/>
      <w:marRight w:val="0"/>
      <w:marTop w:val="0"/>
      <w:marBottom w:val="0"/>
      <w:divBdr>
        <w:top w:val="none" w:sz="0" w:space="0" w:color="auto"/>
        <w:left w:val="none" w:sz="0" w:space="0" w:color="auto"/>
        <w:bottom w:val="none" w:sz="0" w:space="0" w:color="auto"/>
        <w:right w:val="none" w:sz="0" w:space="0" w:color="auto"/>
      </w:divBdr>
    </w:div>
    <w:div w:id="1121070295">
      <w:bodyDiv w:val="1"/>
      <w:marLeft w:val="0"/>
      <w:marRight w:val="0"/>
      <w:marTop w:val="0"/>
      <w:marBottom w:val="0"/>
      <w:divBdr>
        <w:top w:val="none" w:sz="0" w:space="0" w:color="auto"/>
        <w:left w:val="none" w:sz="0" w:space="0" w:color="auto"/>
        <w:bottom w:val="none" w:sz="0" w:space="0" w:color="auto"/>
        <w:right w:val="none" w:sz="0" w:space="0" w:color="auto"/>
      </w:divBdr>
      <w:divsChild>
        <w:div w:id="63334826">
          <w:marLeft w:val="274"/>
          <w:marRight w:val="0"/>
          <w:marTop w:val="86"/>
          <w:marBottom w:val="0"/>
          <w:divBdr>
            <w:top w:val="none" w:sz="0" w:space="0" w:color="auto"/>
            <w:left w:val="none" w:sz="0" w:space="0" w:color="auto"/>
            <w:bottom w:val="none" w:sz="0" w:space="0" w:color="auto"/>
            <w:right w:val="none" w:sz="0" w:space="0" w:color="auto"/>
          </w:divBdr>
        </w:div>
        <w:div w:id="127625731">
          <w:marLeft w:val="274"/>
          <w:marRight w:val="0"/>
          <w:marTop w:val="86"/>
          <w:marBottom w:val="0"/>
          <w:divBdr>
            <w:top w:val="none" w:sz="0" w:space="0" w:color="auto"/>
            <w:left w:val="none" w:sz="0" w:space="0" w:color="auto"/>
            <w:bottom w:val="none" w:sz="0" w:space="0" w:color="auto"/>
            <w:right w:val="none" w:sz="0" w:space="0" w:color="auto"/>
          </w:divBdr>
        </w:div>
        <w:div w:id="1303853933">
          <w:marLeft w:val="274"/>
          <w:marRight w:val="0"/>
          <w:marTop w:val="86"/>
          <w:marBottom w:val="0"/>
          <w:divBdr>
            <w:top w:val="none" w:sz="0" w:space="0" w:color="auto"/>
            <w:left w:val="none" w:sz="0" w:space="0" w:color="auto"/>
            <w:bottom w:val="none" w:sz="0" w:space="0" w:color="auto"/>
            <w:right w:val="none" w:sz="0" w:space="0" w:color="auto"/>
          </w:divBdr>
        </w:div>
        <w:div w:id="1510173592">
          <w:marLeft w:val="274"/>
          <w:marRight w:val="0"/>
          <w:marTop w:val="86"/>
          <w:marBottom w:val="0"/>
          <w:divBdr>
            <w:top w:val="none" w:sz="0" w:space="0" w:color="auto"/>
            <w:left w:val="none" w:sz="0" w:space="0" w:color="auto"/>
            <w:bottom w:val="none" w:sz="0" w:space="0" w:color="auto"/>
            <w:right w:val="none" w:sz="0" w:space="0" w:color="auto"/>
          </w:divBdr>
        </w:div>
        <w:div w:id="1739590825">
          <w:marLeft w:val="274"/>
          <w:marRight w:val="0"/>
          <w:marTop w:val="86"/>
          <w:marBottom w:val="0"/>
          <w:divBdr>
            <w:top w:val="none" w:sz="0" w:space="0" w:color="auto"/>
            <w:left w:val="none" w:sz="0" w:space="0" w:color="auto"/>
            <w:bottom w:val="none" w:sz="0" w:space="0" w:color="auto"/>
            <w:right w:val="none" w:sz="0" w:space="0" w:color="auto"/>
          </w:divBdr>
        </w:div>
      </w:divsChild>
    </w:div>
    <w:div w:id="1207793716">
      <w:bodyDiv w:val="1"/>
      <w:marLeft w:val="0"/>
      <w:marRight w:val="0"/>
      <w:marTop w:val="0"/>
      <w:marBottom w:val="0"/>
      <w:divBdr>
        <w:top w:val="none" w:sz="0" w:space="0" w:color="auto"/>
        <w:left w:val="none" w:sz="0" w:space="0" w:color="auto"/>
        <w:bottom w:val="none" w:sz="0" w:space="0" w:color="auto"/>
        <w:right w:val="none" w:sz="0" w:space="0" w:color="auto"/>
      </w:divBdr>
    </w:div>
    <w:div w:id="1322200607">
      <w:bodyDiv w:val="1"/>
      <w:marLeft w:val="0"/>
      <w:marRight w:val="0"/>
      <w:marTop w:val="0"/>
      <w:marBottom w:val="0"/>
      <w:divBdr>
        <w:top w:val="none" w:sz="0" w:space="0" w:color="auto"/>
        <w:left w:val="none" w:sz="0" w:space="0" w:color="auto"/>
        <w:bottom w:val="none" w:sz="0" w:space="0" w:color="auto"/>
        <w:right w:val="none" w:sz="0" w:space="0" w:color="auto"/>
      </w:divBdr>
      <w:divsChild>
        <w:div w:id="138690356">
          <w:marLeft w:val="547"/>
          <w:marRight w:val="0"/>
          <w:marTop w:val="77"/>
          <w:marBottom w:val="0"/>
          <w:divBdr>
            <w:top w:val="none" w:sz="0" w:space="0" w:color="auto"/>
            <w:left w:val="none" w:sz="0" w:space="0" w:color="auto"/>
            <w:bottom w:val="none" w:sz="0" w:space="0" w:color="auto"/>
            <w:right w:val="none" w:sz="0" w:space="0" w:color="auto"/>
          </w:divBdr>
        </w:div>
      </w:divsChild>
    </w:div>
    <w:div w:id="1335839452">
      <w:bodyDiv w:val="1"/>
      <w:marLeft w:val="0"/>
      <w:marRight w:val="0"/>
      <w:marTop w:val="0"/>
      <w:marBottom w:val="0"/>
      <w:divBdr>
        <w:top w:val="none" w:sz="0" w:space="0" w:color="auto"/>
        <w:left w:val="none" w:sz="0" w:space="0" w:color="auto"/>
        <w:bottom w:val="none" w:sz="0" w:space="0" w:color="auto"/>
        <w:right w:val="none" w:sz="0" w:space="0" w:color="auto"/>
      </w:divBdr>
      <w:divsChild>
        <w:div w:id="2072802460">
          <w:marLeft w:val="360"/>
          <w:marRight w:val="0"/>
          <w:marTop w:val="200"/>
          <w:marBottom w:val="0"/>
          <w:divBdr>
            <w:top w:val="none" w:sz="0" w:space="0" w:color="auto"/>
            <w:left w:val="none" w:sz="0" w:space="0" w:color="auto"/>
            <w:bottom w:val="none" w:sz="0" w:space="0" w:color="auto"/>
            <w:right w:val="none" w:sz="0" w:space="0" w:color="auto"/>
          </w:divBdr>
        </w:div>
        <w:div w:id="1213880640">
          <w:marLeft w:val="1080"/>
          <w:marRight w:val="0"/>
          <w:marTop w:val="100"/>
          <w:marBottom w:val="0"/>
          <w:divBdr>
            <w:top w:val="none" w:sz="0" w:space="0" w:color="auto"/>
            <w:left w:val="none" w:sz="0" w:space="0" w:color="auto"/>
            <w:bottom w:val="none" w:sz="0" w:space="0" w:color="auto"/>
            <w:right w:val="none" w:sz="0" w:space="0" w:color="auto"/>
          </w:divBdr>
        </w:div>
        <w:div w:id="514466099">
          <w:marLeft w:val="1080"/>
          <w:marRight w:val="0"/>
          <w:marTop w:val="100"/>
          <w:marBottom w:val="0"/>
          <w:divBdr>
            <w:top w:val="none" w:sz="0" w:space="0" w:color="auto"/>
            <w:left w:val="none" w:sz="0" w:space="0" w:color="auto"/>
            <w:bottom w:val="none" w:sz="0" w:space="0" w:color="auto"/>
            <w:right w:val="none" w:sz="0" w:space="0" w:color="auto"/>
          </w:divBdr>
        </w:div>
        <w:div w:id="202601044">
          <w:marLeft w:val="1080"/>
          <w:marRight w:val="0"/>
          <w:marTop w:val="100"/>
          <w:marBottom w:val="0"/>
          <w:divBdr>
            <w:top w:val="none" w:sz="0" w:space="0" w:color="auto"/>
            <w:left w:val="none" w:sz="0" w:space="0" w:color="auto"/>
            <w:bottom w:val="none" w:sz="0" w:space="0" w:color="auto"/>
            <w:right w:val="none" w:sz="0" w:space="0" w:color="auto"/>
          </w:divBdr>
        </w:div>
        <w:div w:id="1692488147">
          <w:marLeft w:val="360"/>
          <w:marRight w:val="0"/>
          <w:marTop w:val="200"/>
          <w:marBottom w:val="0"/>
          <w:divBdr>
            <w:top w:val="none" w:sz="0" w:space="0" w:color="auto"/>
            <w:left w:val="none" w:sz="0" w:space="0" w:color="auto"/>
            <w:bottom w:val="none" w:sz="0" w:space="0" w:color="auto"/>
            <w:right w:val="none" w:sz="0" w:space="0" w:color="auto"/>
          </w:divBdr>
        </w:div>
        <w:div w:id="1073704492">
          <w:marLeft w:val="1080"/>
          <w:marRight w:val="0"/>
          <w:marTop w:val="100"/>
          <w:marBottom w:val="0"/>
          <w:divBdr>
            <w:top w:val="none" w:sz="0" w:space="0" w:color="auto"/>
            <w:left w:val="none" w:sz="0" w:space="0" w:color="auto"/>
            <w:bottom w:val="none" w:sz="0" w:space="0" w:color="auto"/>
            <w:right w:val="none" w:sz="0" w:space="0" w:color="auto"/>
          </w:divBdr>
        </w:div>
        <w:div w:id="2020346661">
          <w:marLeft w:val="1080"/>
          <w:marRight w:val="0"/>
          <w:marTop w:val="100"/>
          <w:marBottom w:val="0"/>
          <w:divBdr>
            <w:top w:val="none" w:sz="0" w:space="0" w:color="auto"/>
            <w:left w:val="none" w:sz="0" w:space="0" w:color="auto"/>
            <w:bottom w:val="none" w:sz="0" w:space="0" w:color="auto"/>
            <w:right w:val="none" w:sz="0" w:space="0" w:color="auto"/>
          </w:divBdr>
        </w:div>
        <w:div w:id="1737581966">
          <w:marLeft w:val="360"/>
          <w:marRight w:val="0"/>
          <w:marTop w:val="200"/>
          <w:marBottom w:val="0"/>
          <w:divBdr>
            <w:top w:val="none" w:sz="0" w:space="0" w:color="auto"/>
            <w:left w:val="none" w:sz="0" w:space="0" w:color="auto"/>
            <w:bottom w:val="none" w:sz="0" w:space="0" w:color="auto"/>
            <w:right w:val="none" w:sz="0" w:space="0" w:color="auto"/>
          </w:divBdr>
        </w:div>
        <w:div w:id="461771045">
          <w:marLeft w:val="1080"/>
          <w:marRight w:val="0"/>
          <w:marTop w:val="100"/>
          <w:marBottom w:val="0"/>
          <w:divBdr>
            <w:top w:val="none" w:sz="0" w:space="0" w:color="auto"/>
            <w:left w:val="none" w:sz="0" w:space="0" w:color="auto"/>
            <w:bottom w:val="none" w:sz="0" w:space="0" w:color="auto"/>
            <w:right w:val="none" w:sz="0" w:space="0" w:color="auto"/>
          </w:divBdr>
        </w:div>
      </w:divsChild>
    </w:div>
    <w:div w:id="1431589028">
      <w:bodyDiv w:val="1"/>
      <w:marLeft w:val="0"/>
      <w:marRight w:val="0"/>
      <w:marTop w:val="0"/>
      <w:marBottom w:val="0"/>
      <w:divBdr>
        <w:top w:val="none" w:sz="0" w:space="0" w:color="auto"/>
        <w:left w:val="none" w:sz="0" w:space="0" w:color="auto"/>
        <w:bottom w:val="none" w:sz="0" w:space="0" w:color="auto"/>
        <w:right w:val="none" w:sz="0" w:space="0" w:color="auto"/>
      </w:divBdr>
      <w:divsChild>
        <w:div w:id="1498836545">
          <w:marLeft w:val="360"/>
          <w:marRight w:val="0"/>
          <w:marTop w:val="200"/>
          <w:marBottom w:val="0"/>
          <w:divBdr>
            <w:top w:val="none" w:sz="0" w:space="0" w:color="auto"/>
            <w:left w:val="none" w:sz="0" w:space="0" w:color="auto"/>
            <w:bottom w:val="none" w:sz="0" w:space="0" w:color="auto"/>
            <w:right w:val="none" w:sz="0" w:space="0" w:color="auto"/>
          </w:divBdr>
        </w:div>
      </w:divsChild>
    </w:div>
    <w:div w:id="1500459341">
      <w:bodyDiv w:val="1"/>
      <w:marLeft w:val="0"/>
      <w:marRight w:val="0"/>
      <w:marTop w:val="0"/>
      <w:marBottom w:val="0"/>
      <w:divBdr>
        <w:top w:val="none" w:sz="0" w:space="0" w:color="auto"/>
        <w:left w:val="none" w:sz="0" w:space="0" w:color="auto"/>
        <w:bottom w:val="none" w:sz="0" w:space="0" w:color="auto"/>
        <w:right w:val="none" w:sz="0" w:space="0" w:color="auto"/>
      </w:divBdr>
    </w:div>
    <w:div w:id="1590851035">
      <w:bodyDiv w:val="1"/>
      <w:marLeft w:val="0"/>
      <w:marRight w:val="0"/>
      <w:marTop w:val="0"/>
      <w:marBottom w:val="0"/>
      <w:divBdr>
        <w:top w:val="none" w:sz="0" w:space="0" w:color="auto"/>
        <w:left w:val="none" w:sz="0" w:space="0" w:color="auto"/>
        <w:bottom w:val="none" w:sz="0" w:space="0" w:color="auto"/>
        <w:right w:val="none" w:sz="0" w:space="0" w:color="auto"/>
      </w:divBdr>
    </w:div>
    <w:div w:id="1909457262">
      <w:bodyDiv w:val="1"/>
      <w:marLeft w:val="0"/>
      <w:marRight w:val="0"/>
      <w:marTop w:val="0"/>
      <w:marBottom w:val="0"/>
      <w:divBdr>
        <w:top w:val="none" w:sz="0" w:space="0" w:color="auto"/>
        <w:left w:val="none" w:sz="0" w:space="0" w:color="auto"/>
        <w:bottom w:val="none" w:sz="0" w:space="0" w:color="auto"/>
        <w:right w:val="none" w:sz="0" w:space="0" w:color="auto"/>
      </w:divBdr>
      <w:divsChild>
        <w:div w:id="106780233">
          <w:marLeft w:val="274"/>
          <w:marRight w:val="0"/>
          <w:marTop w:val="86"/>
          <w:marBottom w:val="0"/>
          <w:divBdr>
            <w:top w:val="none" w:sz="0" w:space="0" w:color="auto"/>
            <w:left w:val="none" w:sz="0" w:space="0" w:color="auto"/>
            <w:bottom w:val="none" w:sz="0" w:space="0" w:color="auto"/>
            <w:right w:val="none" w:sz="0" w:space="0" w:color="auto"/>
          </w:divBdr>
        </w:div>
        <w:div w:id="496308827">
          <w:marLeft w:val="274"/>
          <w:marRight w:val="0"/>
          <w:marTop w:val="86"/>
          <w:marBottom w:val="0"/>
          <w:divBdr>
            <w:top w:val="none" w:sz="0" w:space="0" w:color="auto"/>
            <w:left w:val="none" w:sz="0" w:space="0" w:color="auto"/>
            <w:bottom w:val="none" w:sz="0" w:space="0" w:color="auto"/>
            <w:right w:val="none" w:sz="0" w:space="0" w:color="auto"/>
          </w:divBdr>
        </w:div>
        <w:div w:id="931619464">
          <w:marLeft w:val="994"/>
          <w:marRight w:val="0"/>
          <w:marTop w:val="86"/>
          <w:marBottom w:val="0"/>
          <w:divBdr>
            <w:top w:val="none" w:sz="0" w:space="0" w:color="auto"/>
            <w:left w:val="none" w:sz="0" w:space="0" w:color="auto"/>
            <w:bottom w:val="none" w:sz="0" w:space="0" w:color="auto"/>
            <w:right w:val="none" w:sz="0" w:space="0" w:color="auto"/>
          </w:divBdr>
        </w:div>
        <w:div w:id="1164516604">
          <w:marLeft w:val="274"/>
          <w:marRight w:val="0"/>
          <w:marTop w:val="86"/>
          <w:marBottom w:val="0"/>
          <w:divBdr>
            <w:top w:val="none" w:sz="0" w:space="0" w:color="auto"/>
            <w:left w:val="none" w:sz="0" w:space="0" w:color="auto"/>
            <w:bottom w:val="none" w:sz="0" w:space="0" w:color="auto"/>
            <w:right w:val="none" w:sz="0" w:space="0" w:color="auto"/>
          </w:divBdr>
        </w:div>
        <w:div w:id="1256093681">
          <w:marLeft w:val="994"/>
          <w:marRight w:val="0"/>
          <w:marTop w:val="86"/>
          <w:marBottom w:val="0"/>
          <w:divBdr>
            <w:top w:val="none" w:sz="0" w:space="0" w:color="auto"/>
            <w:left w:val="none" w:sz="0" w:space="0" w:color="auto"/>
            <w:bottom w:val="none" w:sz="0" w:space="0" w:color="auto"/>
            <w:right w:val="none" w:sz="0" w:space="0" w:color="auto"/>
          </w:divBdr>
        </w:div>
        <w:div w:id="1492409353">
          <w:marLeft w:val="994"/>
          <w:marRight w:val="0"/>
          <w:marTop w:val="86"/>
          <w:marBottom w:val="0"/>
          <w:divBdr>
            <w:top w:val="none" w:sz="0" w:space="0" w:color="auto"/>
            <w:left w:val="none" w:sz="0" w:space="0" w:color="auto"/>
            <w:bottom w:val="none" w:sz="0" w:space="0" w:color="auto"/>
            <w:right w:val="none" w:sz="0" w:space="0" w:color="auto"/>
          </w:divBdr>
        </w:div>
        <w:div w:id="1718431772">
          <w:marLeft w:val="994"/>
          <w:marRight w:val="0"/>
          <w:marTop w:val="86"/>
          <w:marBottom w:val="0"/>
          <w:divBdr>
            <w:top w:val="none" w:sz="0" w:space="0" w:color="auto"/>
            <w:left w:val="none" w:sz="0" w:space="0" w:color="auto"/>
            <w:bottom w:val="none" w:sz="0" w:space="0" w:color="auto"/>
            <w:right w:val="none" w:sz="0" w:space="0" w:color="auto"/>
          </w:divBdr>
        </w:div>
        <w:div w:id="1801917241">
          <w:marLeft w:val="274"/>
          <w:marRight w:val="0"/>
          <w:marTop w:val="8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25A037A01EEF4FB13FC58F3DEEE6EF" ma:contentTypeVersion="11" ma:contentTypeDescription="Create a new document." ma:contentTypeScope="" ma:versionID="be2cf045caf9808a86d03d7b66fe235f">
  <xsd:schema xmlns:xsd="http://www.w3.org/2001/XMLSchema" xmlns:xs="http://www.w3.org/2001/XMLSchema" xmlns:p="http://schemas.microsoft.com/office/2006/metadata/properties" xmlns:ns3="a3838997-05fb-478a-be99-41650d6b6314" targetNamespace="http://schemas.microsoft.com/office/2006/metadata/properties" ma:root="true" ma:fieldsID="b706ea4dbb754a7c0c1c5b3c9b761913" ns3:_="">
    <xsd:import namespace="a3838997-05fb-478a-be99-41650d6b631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838997-05fb-478a-be99-41650d6b63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545E69-B444-4441-A36F-E552A462A291}">
  <ds:schemaRefs>
    <ds:schemaRef ds:uri="http://schemas.openxmlformats.org/officeDocument/2006/bibliography"/>
  </ds:schemaRefs>
</ds:datastoreItem>
</file>

<file path=customXml/itemProps2.xml><?xml version="1.0" encoding="utf-8"?>
<ds:datastoreItem xmlns:ds="http://schemas.openxmlformats.org/officeDocument/2006/customXml" ds:itemID="{C49F9733-8206-4300-8515-BC0F88EC13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838997-05fb-478a-be99-41650d6b63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FB2220-1993-4DBE-9BF7-567A766162D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9156512-2A24-4B13-94F2-BF0C29D8EC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868</Words>
  <Characters>5300</Characters>
  <Application>Microsoft Office Word</Application>
  <DocSecurity>0</DocSecurity>
  <Lines>44</Lines>
  <Paragraphs>12</Paragraphs>
  <ScaleCrop>false</ScaleCrop>
  <HeadingPairs>
    <vt:vector size="6" baseType="variant">
      <vt:variant>
        <vt:lpstr>Titel</vt:lpstr>
      </vt:variant>
      <vt:variant>
        <vt:i4>1</vt:i4>
      </vt:variant>
      <vt:variant>
        <vt:lpstr>Titre</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Cabral</dc:creator>
  <cp:keywords/>
  <dc:description/>
  <cp:lastModifiedBy>ib Hansn</cp:lastModifiedBy>
  <cp:revision>2</cp:revision>
  <cp:lastPrinted>2023-05-22T20:07:00Z</cp:lastPrinted>
  <dcterms:created xsi:type="dcterms:W3CDTF">2025-12-16T20:42:00Z</dcterms:created>
  <dcterms:modified xsi:type="dcterms:W3CDTF">2025-12-16T20:42:00Z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0x0101002425A037A01EEF4FB13FC58F3DEEE6EF</vt:lpwstr>
  </property>
  <property fmtid="{D5CDD505-2E9C-101B-9397-08002B2CF9AE}" pid="3" name="ClassificationContentMarkingFooterShapeIds">
    <vt:lpwstr>5b56f322,3fc8a1b8,2b48e89b</vt:lpwstr>
  </property>
  <property fmtid="{D5CDD505-2E9C-101B-9397-08002B2CF9AE}" pid="4" name="ClassificationContentMarkingFooterFontProps">
    <vt:lpwstr>#000000,10,Calibri</vt:lpwstr>
  </property>
  <property fmtid="{D5CDD505-2E9C-101B-9397-08002B2CF9AE}" pid="5" name="ClassificationContentMarkingFooterText">
    <vt:lpwstr>Official Use Only</vt:lpwstr>
  </property>
  <property fmtid="{D5CDD505-2E9C-101B-9397-08002B2CF9AE}" pid="6" name="MSIP_Label_f1bf45b6-5649-4236-82a3-f45024cd282e_Enabled">
    <vt:lpwstr>true</vt:lpwstr>
  </property>
  <property fmtid="{D5CDD505-2E9C-101B-9397-08002B2CF9AE}" pid="7" name="MSIP_Label_f1bf45b6-5649-4236-82a3-f45024cd282e_SetDate">
    <vt:lpwstr>2025-06-23T13:01:14Z</vt:lpwstr>
  </property>
  <property fmtid="{D5CDD505-2E9C-101B-9397-08002B2CF9AE}" pid="8" name="MSIP_Label_f1bf45b6-5649-4236-82a3-f45024cd282e_Method">
    <vt:lpwstr>Standard</vt:lpwstr>
  </property>
  <property fmtid="{D5CDD505-2E9C-101B-9397-08002B2CF9AE}" pid="9" name="MSIP_Label_f1bf45b6-5649-4236-82a3-f45024cd282e_Name">
    <vt:lpwstr>Official Use Only</vt:lpwstr>
  </property>
  <property fmtid="{D5CDD505-2E9C-101B-9397-08002B2CF9AE}" pid="10" name="MSIP_Label_f1bf45b6-5649-4236-82a3-f45024cd282e_SiteId">
    <vt:lpwstr>31a2fec0-266b-4c67-b56e-2796d8f59c36</vt:lpwstr>
  </property>
  <property fmtid="{D5CDD505-2E9C-101B-9397-08002B2CF9AE}" pid="11" name="MSIP_Label_f1bf45b6-5649-4236-82a3-f45024cd282e_ActionId">
    <vt:lpwstr>c78a6c30-2310-450b-947f-7114a3e62af9</vt:lpwstr>
  </property>
  <property fmtid="{D5CDD505-2E9C-101B-9397-08002B2CF9AE}" pid="12" name="MSIP_Label_f1bf45b6-5649-4236-82a3-f45024cd282e_ContentBits">
    <vt:lpwstr>2</vt:lpwstr>
  </property>
  <property fmtid="{D5CDD505-2E9C-101B-9397-08002B2CF9AE}" pid="13" name="MSIP_Label_f1bf45b6-5649-4236-82a3-f45024cd282e_Tag">
    <vt:lpwstr>10, 3, 0, 1</vt:lpwstr>
  </property>
</Properties>
</file>